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677032" w14:textId="1088243D" w:rsidR="001A2753" w:rsidRDefault="001A2753">
      <w:pPr>
        <w:pStyle w:val="Title"/>
      </w:pPr>
      <w:r>
        <w:t>Title page</w:t>
      </w:r>
    </w:p>
    <w:p w14:paraId="09A77BB1" w14:textId="041B9AAD" w:rsidR="001A2753" w:rsidRPr="001A2753" w:rsidRDefault="001A2753" w:rsidP="001A2753">
      <w:pPr>
        <w:pStyle w:val="BodyText"/>
      </w:pPr>
    </w:p>
    <w:p w14:paraId="6B1EE7F3" w14:textId="796BA35F" w:rsidR="00AB58AE" w:rsidRDefault="00000000">
      <w:pPr>
        <w:pStyle w:val="Title"/>
      </w:pPr>
      <w:r>
        <w:t>Tree censuses of the Barro Colorado Island 50-ha plot, Panama, 1982–2023</w:t>
      </w:r>
    </w:p>
    <w:p w14:paraId="1BB542AD" w14:textId="75E39873" w:rsidR="00AB58AE" w:rsidRDefault="00000000">
      <w:pPr>
        <w:pStyle w:val="FirstParagraph"/>
      </w:pPr>
      <w:r>
        <w:t>David Mitre</w:t>
      </w:r>
      <w:r>
        <w:rPr>
          <w:vertAlign w:val="superscript"/>
        </w:rPr>
        <w:t>1</w:t>
      </w:r>
      <w:r>
        <w:t>, Rolando Pérez</w:t>
      </w:r>
      <w:r>
        <w:rPr>
          <w:vertAlign w:val="superscript"/>
        </w:rPr>
        <w:t>1</w:t>
      </w:r>
      <w:r>
        <w:t>, Salomón Aguilar</w:t>
      </w:r>
      <w:r>
        <w:rPr>
          <w:vertAlign w:val="superscript"/>
        </w:rPr>
        <w:t>1</w:t>
      </w:r>
      <w:r>
        <w:t>, Suzanne Lao</w:t>
      </w:r>
      <w:r>
        <w:rPr>
          <w:vertAlign w:val="superscript"/>
        </w:rPr>
        <w:t>1</w:t>
      </w:r>
      <w:r>
        <w:t>, Stuart J. Davies</w:t>
      </w:r>
      <w:r>
        <w:rPr>
          <w:vertAlign w:val="superscript"/>
        </w:rPr>
        <w:t>1</w:t>
      </w:r>
      <w:r>
        <w:t xml:space="preserve">, </w:t>
      </w:r>
      <w:r w:rsidR="001A2753">
        <w:t xml:space="preserve">and </w:t>
      </w:r>
      <w:r>
        <w:t>José A. Medina-Vega</w:t>
      </w:r>
      <w:r>
        <w:rPr>
          <w:vertAlign w:val="superscript"/>
        </w:rPr>
        <w:t>1</w:t>
      </w:r>
    </w:p>
    <w:p w14:paraId="13CBA1D2" w14:textId="77777777" w:rsidR="00AB58AE" w:rsidRDefault="00000000">
      <w:pPr>
        <w:pStyle w:val="BodyText"/>
      </w:pPr>
      <w:r>
        <w:rPr>
          <w:vertAlign w:val="superscript"/>
        </w:rPr>
        <w:t>1</w:t>
      </w:r>
      <w:r>
        <w:t xml:space="preserve"> Smithsonian Tropical Research Institute, Apartado 0843-03092, Balboa, Ancón, Republic of Panama</w:t>
      </w:r>
    </w:p>
    <w:p w14:paraId="060BA6E5" w14:textId="77777777" w:rsidR="00F16585" w:rsidRDefault="00000000">
      <w:pPr>
        <w:pStyle w:val="BodyText"/>
      </w:pPr>
      <w:r>
        <w:rPr>
          <w:b/>
          <w:bCs/>
        </w:rPr>
        <w:t>ORCID iDs</w:t>
      </w:r>
      <w:r>
        <w:br/>
        <w:t>David Mitre: https://orcid.org/</w:t>
      </w:r>
      <w:r>
        <w:rPr>
          <w:highlight w:val="yellow"/>
        </w:rPr>
        <w:t xml:space="preserve">                    </w:t>
      </w:r>
      <w:r>
        <w:br/>
        <w:t>Rolando Pérez: https://orcid.org/</w:t>
      </w:r>
      <w:r>
        <w:rPr>
          <w:highlight w:val="yellow"/>
        </w:rPr>
        <w:t xml:space="preserve">                    </w:t>
      </w:r>
      <w:r>
        <w:br/>
        <w:t>Salomón Aguilar: https://orcid.org/</w:t>
      </w:r>
      <w:r>
        <w:rPr>
          <w:highlight w:val="yellow"/>
        </w:rPr>
        <w:t xml:space="preserve">                    </w:t>
      </w:r>
      <w:r>
        <w:br/>
        <w:t>Suzanne Lao: https://orcid.org/</w:t>
      </w:r>
      <w:r>
        <w:rPr>
          <w:highlight w:val="yellow"/>
        </w:rPr>
        <w:t xml:space="preserve">                    </w:t>
      </w:r>
      <w:r>
        <w:br/>
        <w:t>Stuart J. Davies: https://orcid.org/</w:t>
      </w:r>
      <w:r>
        <w:rPr>
          <w:highlight w:val="yellow"/>
        </w:rPr>
        <w:t xml:space="preserve">                    </w:t>
      </w:r>
      <w:r>
        <w:br/>
        <w:t>José A. Medina-Vega: https://orcid.org/</w:t>
      </w:r>
      <w:r>
        <w:rPr>
          <w:highlight w:val="yellow"/>
        </w:rPr>
        <w:t xml:space="preserve">                    </w:t>
      </w:r>
    </w:p>
    <w:p w14:paraId="080E5C1D" w14:textId="76189EB3" w:rsidR="00AB58AE" w:rsidRDefault="00000000">
      <w:pPr>
        <w:pStyle w:val="BodyText"/>
      </w:pPr>
      <w:r>
        <w:t>Corresponding author:</w:t>
      </w:r>
      <w:r w:rsidR="003151DD">
        <w:t xml:space="preserve"> José A. Medina-Vega, medinaja@si.edu</w:t>
      </w:r>
    </w:p>
    <w:p w14:paraId="29F06B80" w14:textId="77777777" w:rsidR="00AB58AE" w:rsidRDefault="00000000">
      <w:pPr>
        <w:pStyle w:val="Heading1"/>
      </w:pPr>
      <w:bookmarkStart w:id="0" w:name="_keywords"/>
      <w:r>
        <w:t>Keywords</w:t>
      </w:r>
      <w:bookmarkEnd w:id="0"/>
    </w:p>
    <w:p w14:paraId="0758D25D" w14:textId="77777777" w:rsidR="00AB58AE" w:rsidRDefault="00000000">
      <w:pPr>
        <w:pStyle w:val="FirstParagraph"/>
      </w:pPr>
      <w:r>
        <w:t>Barro Colorado Island; demography; forest dynamics plot; ForestGEO; long-term monitoring; Panama; tropical moist forest</w:t>
      </w:r>
    </w:p>
    <w:p w14:paraId="758AEA7C" w14:textId="77777777" w:rsidR="00AB58AE" w:rsidRDefault="00000000">
      <w:pPr>
        <w:pStyle w:val="Heading1"/>
      </w:pPr>
      <w:bookmarkStart w:id="1" w:name="_acknowledgments"/>
      <w:r>
        <w:t>Acknowledgments</w:t>
      </w:r>
      <w:bookmarkEnd w:id="1"/>
    </w:p>
    <w:p w14:paraId="6D5299CB" w14:textId="73CF0B55" w:rsidR="00AB58AE" w:rsidRDefault="00000000">
      <w:pPr>
        <w:pStyle w:val="FirstParagraph"/>
      </w:pPr>
      <w:r>
        <w:rPr>
          <w:b/>
          <w:bCs/>
        </w:rPr>
        <w:t>Funding.</w:t>
      </w:r>
      <w:r>
        <w:t xml:space="preserve"> The Barro Colorado Island (BCI) forest dynamics research project was made possible by National Science Foundation grants to Stephen P. Hubbell: DEB-0640386, DEB-0425651, DEB-0346488, DEB-0129874, DEB-00753102, DEB-9909347, DEB-9615226, DEB-9405933, DEB-9221033, DEB-9100058, DEB-8906869, DEB-8605042, DEB-8206992 and DEB-7922197</w:t>
      </w:r>
      <w:r w:rsidR="00CF4D55">
        <w:t xml:space="preserve">. </w:t>
      </w:r>
      <w:ins w:id="2" w:author="Medina-Vega, Jose A." w:date="2026-10-28T12:36:00Z" w16du:dateUtc="2026-10-28T17:36:00Z">
        <w:r w:rsidR="00CF4D55">
          <w:t xml:space="preserve">We acknowledge </w:t>
        </w:r>
      </w:ins>
      <w:del w:id="3" w:author="Medina-Vega, Jose A." w:date="2026-10-28T12:36:00Z" w16du:dateUtc="2026-10-28T17:36:00Z">
        <w:r w:rsidR="00CF4D55" w:rsidDel="00CF4D55">
          <w:delText>Additional</w:delText>
        </w:r>
        <w:r w:rsidDel="00CF4D55">
          <w:delText xml:space="preserve"> </w:delText>
        </w:r>
      </w:del>
      <w:ins w:id="4" w:author="Medina-Vega, Jose A." w:date="2026-10-28T12:36:00Z" w16du:dateUtc="2026-10-28T17:36:00Z">
        <w:r w:rsidR="00CF4D55">
          <w:t xml:space="preserve">additional </w:t>
        </w:r>
      </w:ins>
      <w:r>
        <w:t xml:space="preserve">support from the Forest Global Earth Observatory, the Smithsonian Tropical Research Institute, the John D. and Catherine T. MacArthur Foundation, the Mellon Foundation, </w:t>
      </w:r>
      <w:ins w:id="5" w:author="Medina-Vega, Jose A." w:date="2026-10-28T12:37:00Z" w16du:dateUtc="2026-10-28T17:37:00Z">
        <w:r w:rsidR="00FF49A8">
          <w:t xml:space="preserve">the Frank H. Levinson Family Foundation, </w:t>
        </w:r>
      </w:ins>
      <w:r>
        <w:t xml:space="preserve">the Small World Institute Fund and numerous private individuals, and </w:t>
      </w:r>
      <w:del w:id="6" w:author="Medina-Vega, Jose A." w:date="2026-10-28T12:36:00Z" w16du:dateUtc="2026-10-28T17:36:00Z">
        <w:r w:rsidDel="00CF4D55">
          <w:delText xml:space="preserve">through </w:delText>
        </w:r>
      </w:del>
      <w:r>
        <w:t>the hard work of over 100 people from 10 countries over the past four decades. The plot project is part of the Forest Global Earth Observatory (ForestGEO), a global network of large-scale demographic tree plots.</w:t>
      </w:r>
      <w:del w:id="7" w:author="Medina-Vega, Jose A." w:date="2026-10-28T12:37:00Z" w16du:dateUtc="2026-10-28T17:37:00Z">
        <w:r w:rsidDel="00FF49A8">
          <w:delText xml:space="preserve"> Additional support came from the Frank H. Levinson Family Foundation.</w:delText>
        </w:r>
      </w:del>
    </w:p>
    <w:p w14:paraId="14E2FF9A" w14:textId="77777777" w:rsidR="00AB58AE" w:rsidRDefault="00000000">
      <w:pPr>
        <w:pStyle w:val="BodyText"/>
      </w:pPr>
      <w:r>
        <w:rPr>
          <w:b/>
          <w:bCs/>
        </w:rPr>
        <w:t>Field stations, marine laboratories and related research institutions.</w:t>
      </w:r>
      <w:r>
        <w:t xml:space="preserve"> The data were collected in the Barro Colorado Nature Monument, Panama, at the Barro Colorado Island research station of the Smithsonian Tropical Research Institute (9.15° N, 79.85° W). We thank the Smithsonian Tropical Research Institute for logistical support.</w:t>
      </w:r>
    </w:p>
    <w:p w14:paraId="7B160E53" w14:textId="34812B5F" w:rsidR="00644792" w:rsidRDefault="00000000" w:rsidP="00644792">
      <w:pPr>
        <w:pStyle w:val="BodyText"/>
      </w:pPr>
      <w:r>
        <w:rPr>
          <w:b/>
          <w:bCs/>
        </w:rPr>
        <w:t>Additional acknowledgments.</w:t>
      </w:r>
      <w:r>
        <w:t xml:space="preserve"> We thank the hundreds of field assistants, botanists and data managers who have censused the plot since </w:t>
      </w:r>
      <w:del w:id="8" w:author="Medina-Vega, Jose A." w:date="2026-10-28T12:37:00Z" w16du:dateUtc="2026-10-28T17:37:00Z">
        <w:r w:rsidDel="00193045">
          <w:delText>1980</w:delText>
        </w:r>
      </w:del>
      <w:ins w:id="9" w:author="Medina-Vega, Jose A." w:date="2026-10-28T12:37:00Z" w16du:dateUtc="2026-10-28T17:37:00Z">
        <w:r w:rsidR="00193045">
          <w:t>its establishment</w:t>
        </w:r>
      </w:ins>
      <w:r>
        <w:t xml:space="preserve">, and the team of the 2022–2023 census: </w:t>
      </w:r>
      <w:bookmarkStart w:id="10" w:name="_2675d79b2de6354bb46d88086d542d4809e06c5"/>
      <w:r w:rsidR="00644792">
        <w:t xml:space="preserve">Richar  Martínez, Victor Rojas, Luis Navarro, Luis Alfredo Martínez, Roni Saenz, Guillermo Aguilar, Luis Aguilar, Biancolini Castro, Anayansi Cerezo, Luis Cedeño, Tamara Ubarte, Reina Bermudez, </w:t>
      </w:r>
      <w:ins w:id="11" w:author="Medina-Vega, Jose A." w:date="2026-10-28T12:37:00Z" w16du:dateUtc="2026-10-28T17:37:00Z">
        <w:r w:rsidR="006C030D">
          <w:t xml:space="preserve">and </w:t>
        </w:r>
      </w:ins>
      <w:r w:rsidR="00644792">
        <w:t>Eliecer Alvarado</w:t>
      </w:r>
      <w:ins w:id="12" w:author="Medina-Vega, Jose A." w:date="2026-10-28T12:37:00Z" w16du:dateUtc="2026-10-28T17:37:00Z">
        <w:r w:rsidR="006C030D">
          <w:t>.</w:t>
        </w:r>
      </w:ins>
      <w:del w:id="13" w:author="Medina-Vega, Jose A." w:date="2026-10-28T12:37:00Z" w16du:dateUtc="2026-10-28T17:37:00Z">
        <w:r w:rsidR="00644792" w:rsidDel="006C030D">
          <w:delText xml:space="preserve"> </w:delText>
        </w:r>
      </w:del>
    </w:p>
    <w:p w14:paraId="07202082" w14:textId="6AAC9D29" w:rsidR="00AB58AE" w:rsidRPr="00644792" w:rsidRDefault="00000000" w:rsidP="00644792">
      <w:pPr>
        <w:pStyle w:val="BodyText"/>
        <w:rPr>
          <w:b/>
          <w:bCs/>
        </w:rPr>
      </w:pPr>
      <w:r w:rsidRPr="00644792">
        <w:rPr>
          <w:b/>
          <w:bCs/>
        </w:rPr>
        <w:lastRenderedPageBreak/>
        <w:t>Contributor Roles</w:t>
      </w:r>
      <w:bookmarkEnd w:id="10"/>
    </w:p>
    <w:p w14:paraId="768BDE96" w14:textId="0E643867" w:rsidR="00AB58AE" w:rsidRDefault="00000000">
      <w:pPr>
        <w:pStyle w:val="FirstParagraph"/>
      </w:pPr>
      <w:r>
        <w:t xml:space="preserve">David Mitre: </w:t>
      </w:r>
      <w:r w:rsidR="00A307FD">
        <w:t xml:space="preserve">project management, </w:t>
      </w:r>
      <w:r>
        <w:t>investigation, data curation. Rolando Pérez and Salomón Aguilar: investigation, data curation (taxonomy). Suzanne Lao: data curation. Stuart J. Davies: funding acquisition, project administration, resources, supervision. José A. Medina-Vega: methodology (stem reconstruction), data curation (R tables), validation, writing – original draft. All authors: writing – review and editing.</w:t>
      </w:r>
    </w:p>
    <w:p w14:paraId="6EE705A5" w14:textId="77777777" w:rsidR="00AB58AE" w:rsidRDefault="00000000">
      <w:pPr>
        <w:pStyle w:val="Heading1"/>
      </w:pPr>
      <w:bookmarkStart w:id="14" w:name="_48d2f0e70be279cda6cc913f23aa2249fd7749d"/>
      <w:r>
        <w:t>Conflict of Interest</w:t>
      </w:r>
      <w:bookmarkEnd w:id="14"/>
    </w:p>
    <w:p w14:paraId="2FD06D06" w14:textId="35A975FF" w:rsidR="00AB58AE" w:rsidRDefault="00000000">
      <w:pPr>
        <w:pStyle w:val="FirstParagraph"/>
      </w:pPr>
      <w:r>
        <w:t>The authors declare no conflicts of interest.</w:t>
      </w:r>
      <w:del w:id="15" w:author="Medina-Vega, Jose A." w:date="2026-10-28T12:37:00Z" w16du:dateUtc="2026-10-28T17:37:00Z">
        <w:r w:rsidDel="00B056D0">
          <w:delText xml:space="preserve"> </w:delText>
        </w:r>
        <w:r w:rsidDel="00B056D0">
          <w:rPr>
            <w:highlight w:val="yellow"/>
          </w:rPr>
          <w:delText>Confirm.</w:delText>
        </w:r>
      </w:del>
    </w:p>
    <w:p w14:paraId="69F3502D" w14:textId="77777777" w:rsidR="00AB58AE" w:rsidRDefault="00000000">
      <w:pPr>
        <w:pStyle w:val="Heading1"/>
      </w:pPr>
      <w:bookmarkStart w:id="16" w:name="_abstract"/>
      <w:r>
        <w:t>Abstract</w:t>
      </w:r>
      <w:bookmarkEnd w:id="16"/>
    </w:p>
    <w:p w14:paraId="3657B5C0" w14:textId="2C083E8C" w:rsidR="00AB58AE" w:rsidRDefault="00000000">
      <w:pPr>
        <w:pStyle w:val="FirstParagraph"/>
      </w:pPr>
      <w:r>
        <w:t xml:space="preserve">The 50-ha Forest Dynamics Plot on Barro Colorado Island (BCI), Panama, is the oldest plot of the Forest Global Earth Observatory (ForestGEO) and one of the most studied tropical forests in the world. In each census, every free-standing woody stem at least 1 cm in diameter at breast height (DBH) in the 1000 × 500 m plot of lowland moist forest is tagged, mapped, identified and measured. We present nine censuses (1982, 1985, 1990, 1995, 2000, 2005, 2010, 2015 and 2022–2023) </w:t>
      </w:r>
      <w:del w:id="17" w:author="Medina-Vega, Jose A." w:date="2026-10-28T12:38:00Z" w16du:dateUtc="2026-10-28T17:38:00Z">
        <w:r w:rsidDel="00B44592">
          <w:delText>as nine census tables in the ForestGEO R-table format, with a species table. The</w:delText>
        </w:r>
      </w:del>
      <w:ins w:id="18" w:author="Medina-Vega, Jose A." w:date="2026-10-28T12:38:00Z" w16du:dateUtc="2026-10-28T17:38:00Z">
        <w:r w:rsidR="00B44592">
          <w:t>, describing the fate of</w:t>
        </w:r>
      </w:ins>
      <w:del w:id="19" w:author="Medina-Vega, Jose A." w:date="2026-10-28T12:38:00Z" w16du:dateUtc="2026-10-28T17:38:00Z">
        <w:r w:rsidDel="00B44592">
          <w:delText>y</w:delText>
        </w:r>
      </w:del>
      <w:del w:id="20" w:author="Medina-Vega, Jose A." w:date="2026-10-28T12:39:00Z" w16du:dateUtc="2026-10-28T17:39:00Z">
        <w:r w:rsidDel="00B44592">
          <w:delText xml:space="preserve"> describe</w:delText>
        </w:r>
      </w:del>
      <w:r>
        <w:t xml:space="preserve"> 460,211 </w:t>
      </w:r>
      <w:del w:id="21" w:author="Medina-Vega, Jose A." w:date="2026-10-28T12:39:00Z" w16du:dateUtc="2026-10-28T17:39:00Z">
        <w:r w:rsidDel="00B44592">
          <w:delText xml:space="preserve">trees </w:delText>
        </w:r>
      </w:del>
      <w:ins w:id="22" w:author="Medina-Vega, Jose A." w:date="2026-10-28T12:39:00Z" w16du:dateUtc="2026-10-28T17:39:00Z">
        <w:r w:rsidR="00B44592">
          <w:t>individuals from</w:t>
        </w:r>
      </w:ins>
      <w:del w:id="23" w:author="Medina-Vega, Jose A." w:date="2026-10-28T12:39:00Z" w16du:dateUtc="2026-10-28T17:39:00Z">
        <w:r w:rsidDel="00B44592">
          <w:delText>of</w:delText>
        </w:r>
      </w:del>
      <w:r>
        <w:t xml:space="preserve"> 327 taxa in 62 families. </w:t>
      </w:r>
      <w:del w:id="24" w:author="Medina-Vega, Jose A." w:date="2026-10-28T12:39:00Z" w16du:dateUtc="2026-10-28T17:39:00Z">
        <w:r w:rsidDel="00AF1113">
          <w:delText xml:space="preserve">This release adds the ninth census, updates the species names, and follows stems consistently across all censuses. Before 2010 only trees were tagged, and the database gave the secondary stems of multi-stemmed trees new identifiers in many censuses, so their histories could not be followed; since 2010 every stem has been tagged. For the 132,220 trees with more than one database stem identifier or a stem tag, we reconstructed the history of every stem with a dynamic-programming model of growth, mortality and recruitment estimated from the tagged censuses, keeping every identity fixed by a field tag or by the database, and we provide posterior samples so that the uncertainty of the reconstruction can be propagated. </w:delText>
        </w:r>
        <w:r w:rsidDel="001A60F4">
          <w:delText>All nine tables list the same stems in the same order. Each row keeps the field record unchanged (DBH, height of measurement, date, codes and status) and adds an analytical status (prior, alive, dead stem of a living tree, dead tree) assigned by explicit rules.</w:delText>
        </w:r>
      </w:del>
      <w:ins w:id="25" w:author="Medina-Vega, Jose A." w:date="2026-10-28T12:40:00Z" w16du:dateUtc="2026-10-28T17:40:00Z">
        <w:r w:rsidR="001A60F4">
          <w:t xml:space="preserve">In </w:t>
        </w:r>
      </w:ins>
      <w:ins w:id="26" w:author="Medina-Vega, Jose A." w:date="2026-10-28T12:39:00Z" w16du:dateUtc="2026-10-28T17:39:00Z">
        <w:r w:rsidR="001A60F4">
          <w:t>most recent census</w:t>
        </w:r>
      </w:ins>
      <w:r>
        <w:t xml:space="preserve"> </w:t>
      </w:r>
      <w:ins w:id="27" w:author="Medina-Vega, Jose A." w:date="2026-10-28T12:40:00Z" w16du:dateUtc="2026-10-28T17:40:00Z">
        <w:r w:rsidR="001A60F4">
          <w:t>(</w:t>
        </w:r>
      </w:ins>
      <w:del w:id="28" w:author="Medina-Vega, Jose A." w:date="2026-10-28T12:39:00Z" w16du:dateUtc="2026-10-28T17:39:00Z">
        <w:r w:rsidDel="001A60F4">
          <w:delText>I</w:delText>
        </w:r>
      </w:del>
      <w:del w:id="29" w:author="Medina-Vega, Jose A." w:date="2026-10-28T12:40:00Z" w16du:dateUtc="2026-10-28T17:40:00Z">
        <w:r w:rsidDel="001A60F4">
          <w:delText xml:space="preserve">n </w:delText>
        </w:r>
      </w:del>
      <w:r>
        <w:t>2022–2023</w:t>
      </w:r>
      <w:ins w:id="30" w:author="Medina-Vega, Jose A." w:date="2026-10-28T12:40:00Z" w16du:dateUtc="2026-10-28T17:40:00Z">
        <w:r w:rsidR="001A60F4">
          <w:t>),</w:t>
        </w:r>
      </w:ins>
      <w:r>
        <w:t xml:space="preserve"> the plot held 203,489 living </w:t>
      </w:r>
      <w:del w:id="31" w:author="Medina-Vega, Jose A." w:date="2026-10-28T12:40:00Z" w16du:dateUtc="2026-10-28T17:40:00Z">
        <w:r w:rsidDel="001A60F4">
          <w:delText xml:space="preserve">trees </w:delText>
        </w:r>
      </w:del>
      <w:ins w:id="32" w:author="Medina-Vega, Jose A." w:date="2026-10-28T12:40:00Z" w16du:dateUtc="2026-10-28T17:40:00Z">
        <w:r w:rsidR="001A60F4">
          <w:t xml:space="preserve">individuals </w:t>
        </w:r>
      </w:ins>
      <w:r>
        <w:t>(4,070 ha</w:t>
      </w:r>
      <w:r>
        <w:rPr>
          <w:vertAlign w:val="superscript"/>
        </w:rPr>
        <w:t>−1</w:t>
      </w:r>
      <w:ins w:id="33" w:author="Medina-Vega, Jose A." w:date="2026-10-28T12:44:00Z" w16du:dateUtc="2026-10-28T17:44:00Z">
        <w:r w:rsidR="0053745E">
          <w:t xml:space="preserve">, </w:t>
        </w:r>
      </w:ins>
      <w:ins w:id="34" w:author="Medina-Vega, Jose A." w:date="2026-10-28T12:42:00Z" w16du:dateUtc="2026-10-28T17:42:00Z">
        <w:r w:rsidR="001A60F4">
          <w:t xml:space="preserve">plot </w:t>
        </w:r>
      </w:ins>
      <w:ins w:id="35" w:author="Medina-Vega, Jose A." w:date="2026-10-28T12:41:00Z" w16du:dateUtc="2026-10-28T17:41:00Z">
        <w:r w:rsidR="001A60F4">
          <w:t xml:space="preserve">mean </w:t>
        </w:r>
      </w:ins>
      <w:ins w:id="36" w:author="Medina-Vega, Jose A." w:date="2026-10-28T12:42:00Z" w16du:dateUtc="2026-10-28T17:42:00Z">
        <w:r w:rsidR="001A60F4">
          <w:t xml:space="preserve">across </w:t>
        </w:r>
      </w:ins>
      <w:ins w:id="37" w:author="Medina-Vega, Jose A." w:date="2026-10-28T12:41:00Z" w16du:dateUtc="2026-10-28T17:41:00Z">
        <w:r w:rsidR="001A60F4">
          <w:t>1,250 20 by 20 m quadrats</w:t>
        </w:r>
      </w:ins>
      <w:ins w:id="38" w:author="Medina-Vega, Jose A." w:date="2026-10-28T12:44:00Z" w16du:dateUtc="2026-10-28T17:44:00Z">
        <w:r w:rsidR="0053745E">
          <w:t xml:space="preserve">; </w:t>
        </w:r>
      </w:ins>
      <w:ins w:id="39" w:author="Medina-Vega, Jose A." w:date="2026-10-28T12:43:00Z" w16du:dateUtc="2026-10-28T17:43:00Z">
        <w:r w:rsidR="001A60F4">
          <w:t>4,023-4,114</w:t>
        </w:r>
      </w:ins>
      <w:ins w:id="40" w:author="Medina-Vega, Jose A." w:date="2026-10-28T12:45:00Z" w16du:dateUtc="2026-10-28T17:45:00Z">
        <w:r w:rsidR="0053745E">
          <w:t xml:space="preserve">, </w:t>
        </w:r>
      </w:ins>
      <w:ins w:id="41" w:author="Medina-Vega, Jose A." w:date="2026-10-28T12:42:00Z" w16du:dateUtc="2026-10-28T17:42:00Z">
        <w:r w:rsidR="001A60F4">
          <w:t xml:space="preserve">95% </w:t>
        </w:r>
      </w:ins>
      <w:ins w:id="42" w:author="Medina-Vega, Jose A." w:date="2026-10-28T12:43:00Z" w16du:dateUtc="2026-10-28T17:43:00Z">
        <w:r w:rsidR="001A60F4">
          <w:t>highest</w:t>
        </w:r>
      </w:ins>
      <w:ins w:id="43" w:author="Medina-Vega, Jose A." w:date="2026-10-28T12:42:00Z" w16du:dateUtc="2026-10-28T17:42:00Z">
        <w:r w:rsidR="001A60F4">
          <w:t>-density interval</w:t>
        </w:r>
      </w:ins>
      <w:ins w:id="44" w:author="Medina-Vega, Jose A." w:date="2026-10-28T12:43:00Z" w16du:dateUtc="2026-10-28T17:43:00Z">
        <w:r w:rsidR="001A60F4">
          <w:t xml:space="preserve"> of the bootstrap means</w:t>
        </w:r>
      </w:ins>
      <w:ins w:id="45" w:author="Medina-Vega, Jose A." w:date="2026-10-28T12:41:00Z" w16du:dateUtc="2026-10-28T17:41:00Z">
        <w:r w:rsidR="001A60F4">
          <w:t>)</w:t>
        </w:r>
      </w:ins>
      <w:del w:id="46" w:author="Medina-Vega, Jose A." w:date="2026-10-28T12:41:00Z" w16du:dateUtc="2026-10-28T17:41:00Z">
        <w:r w:rsidDel="001A60F4">
          <w:delText>)</w:delText>
        </w:r>
      </w:del>
      <w:r>
        <w:t xml:space="preserve"> of 300 species, 179 genera and 59 families, and a basal area of 31.35 m</w:t>
      </w:r>
      <w:r>
        <w:rPr>
          <w:vertAlign w:val="superscript"/>
        </w:rPr>
        <w:t>2</w:t>
      </w:r>
      <w:r>
        <w:t xml:space="preserve"> ha</w:t>
      </w:r>
      <w:r>
        <w:rPr>
          <w:vertAlign w:val="superscript"/>
        </w:rPr>
        <w:t>−1</w:t>
      </w:r>
      <w:ins w:id="47" w:author="Medina-Vega, Jose A." w:date="2026-10-28T12:44:00Z" w16du:dateUtc="2026-10-28T17:44:00Z">
        <w:r w:rsidR="0053745E">
          <w:t xml:space="preserve"> </w:t>
        </w:r>
      </w:ins>
      <w:del w:id="48" w:author="Medina-Vega, Jose A." w:date="2026-10-28T12:44:00Z" w16du:dateUtc="2026-10-28T17:44:00Z">
        <w:r w:rsidDel="0053745E">
          <w:delText>,</w:delText>
        </w:r>
      </w:del>
      <w:ins w:id="49" w:author="Medina-Vega, Jose A." w:date="2026-10-28T12:44:00Z" w16du:dateUtc="2026-10-28T17:44:00Z">
        <w:r w:rsidR="0053745E">
          <w:t>(95% HDI 30.38-32.37)</w:t>
        </w:r>
      </w:ins>
      <w:r>
        <w:t xml:space="preserve"> from the diameters as recorded. Abundance was uneven: 212 species (70.7%) </w:t>
      </w:r>
      <w:del w:id="50" w:author="Medina-Vega, Jose A." w:date="2026-10-28T12:45:00Z" w16du:dateUtc="2026-10-28T17:45:00Z">
        <w:r w:rsidDel="00AA23A8">
          <w:delText>had fewer than 339 individuals (half the mean abundance)</w:delText>
        </w:r>
      </w:del>
      <w:ins w:id="51" w:author="Medina-Vega, Jose A." w:date="2026-10-28T12:45:00Z" w16du:dateUtc="2026-10-28T17:45:00Z">
        <w:r w:rsidR="00AA23A8">
          <w:t xml:space="preserve">fell below </w:t>
        </w:r>
      </w:ins>
      <w:ins w:id="52" w:author="Medina-Vega, Jose A." w:date="2026-10-28T12:46:00Z" w16du:dateUtc="2026-10-28T17:46:00Z">
        <w:r w:rsidR="00AA23A8">
          <w:t>half</w:t>
        </w:r>
      </w:ins>
      <w:ins w:id="53" w:author="Medina-Vega, Jose A." w:date="2026-10-28T12:45:00Z" w16du:dateUtc="2026-10-28T17:45:00Z">
        <w:r w:rsidR="00AA23A8">
          <w:t xml:space="preserve"> the community-wide mean abundance (&lt; 339 individuals)</w:t>
        </w:r>
      </w:ins>
      <w:r>
        <w:t xml:space="preserve">, </w:t>
      </w:r>
      <w:ins w:id="54" w:author="Medina-Vega, Jose A." w:date="2026-10-28T12:45:00Z" w16du:dateUtc="2026-10-28T17:45:00Z">
        <w:r w:rsidR="00AA23A8">
          <w:t xml:space="preserve">of which </w:t>
        </w:r>
      </w:ins>
      <w:r>
        <w:t>67</w:t>
      </w:r>
      <w:ins w:id="55" w:author="Medina-Vega, Jose A." w:date="2026-10-28T12:46:00Z" w16du:dateUtc="2026-10-28T17:46:00Z">
        <w:r w:rsidR="00AA23A8">
          <w:t xml:space="preserve"> (22.3% of all species)</w:t>
        </w:r>
      </w:ins>
      <w:r>
        <w:t xml:space="preserve"> </w:t>
      </w:r>
      <w:ins w:id="56" w:author="Medina-Vega, Jose A." w:date="2026-10-28T12:46:00Z" w16du:dateUtc="2026-10-28T17:46:00Z">
        <w:r w:rsidR="00AA23A8">
          <w:t xml:space="preserve">were represented by </w:t>
        </w:r>
      </w:ins>
      <w:del w:id="57" w:author="Medina-Vega, Jose A." w:date="2026-10-28T12:46:00Z" w16du:dateUtc="2026-10-28T17:46:00Z">
        <w:r w:rsidDel="00AA23A8">
          <w:delText xml:space="preserve">had </w:delText>
        </w:r>
      </w:del>
      <w:r>
        <w:t>ten or fewer</w:t>
      </w:r>
      <w:ins w:id="58" w:author="Medina-Vega, Jose A." w:date="2026-10-28T12:46:00Z" w16du:dateUtc="2026-10-28T17:46:00Z">
        <w:r w:rsidR="00AA23A8">
          <w:t xml:space="preserve"> individuals</w:t>
        </w:r>
      </w:ins>
      <w:del w:id="59" w:author="Medina-Vega, Jose A." w:date="2026-10-28T12:46:00Z" w16du:dateUtc="2026-10-28T17:46:00Z">
        <w:r w:rsidDel="00AA23A8">
          <w:delText>,</w:delText>
        </w:r>
      </w:del>
      <w:r>
        <w:t xml:space="preserve"> and 22 </w:t>
      </w:r>
      <w:del w:id="60" w:author="Medina-Vega, Jose A." w:date="2026-10-28T12:46:00Z" w16du:dateUtc="2026-10-28T17:46:00Z">
        <w:r w:rsidDel="00AA23A8">
          <w:delText xml:space="preserve">were </w:delText>
        </w:r>
      </w:del>
      <w:ins w:id="61" w:author="Medina-Vega, Jose A." w:date="2026-10-28T12:46:00Z" w16du:dateUtc="2026-10-28T17:46:00Z">
        <w:r w:rsidR="00AA23A8">
          <w:t xml:space="preserve">occurred as </w:t>
        </w:r>
      </w:ins>
      <w:r>
        <w:t xml:space="preserve">singletons. </w:t>
      </w:r>
      <w:ins w:id="62" w:author="Medina-Vega, Jose A." w:date="2026-10-28T12:50:00Z" w16du:dateUtc="2026-10-28T17:50:00Z">
        <w:r w:rsidR="00DB127E">
          <w:t xml:space="preserve">The </w:t>
        </w:r>
      </w:ins>
      <w:ins w:id="63" w:author="Medina-Vega, Jose A." w:date="2026-10-28T12:47:00Z" w16du:dateUtc="2026-10-28T17:47:00Z">
        <w:r w:rsidR="005C095B" w:rsidRPr="00DB127E">
          <w:rPr>
            <w:rPrChange w:id="64" w:author="Medina-Vega, Jose A." w:date="2026-10-28T12:50:00Z" w16du:dateUtc="2026-10-28T17:50:00Z">
              <w:rPr>
                <w:i/>
                <w:iCs/>
              </w:rPr>
            </w:rPrChange>
          </w:rPr>
          <w:t xml:space="preserve">three most abundant species by individual count were </w:t>
        </w:r>
        <w:r w:rsidR="005C095B" w:rsidRPr="00DB127E">
          <w:rPr>
            <w:i/>
            <w:iCs/>
          </w:rPr>
          <w:t>Pombalia prunifolia</w:t>
        </w:r>
        <w:r w:rsidR="005C095B" w:rsidRPr="00DB127E">
          <w:rPr>
            <w:rPrChange w:id="65" w:author="Medina-Vega, Jose A." w:date="2026-10-28T12:50:00Z" w16du:dateUtc="2026-10-28T17:50:00Z">
              <w:rPr>
                <w:i/>
                <w:iCs/>
              </w:rPr>
            </w:rPrChange>
          </w:rPr>
          <w:t xml:space="preserve"> (12.15% of all individuals), </w:t>
        </w:r>
        <w:r w:rsidR="005C095B" w:rsidRPr="00DB127E">
          <w:rPr>
            <w:i/>
            <w:iCs/>
          </w:rPr>
          <w:t>Faramea occidentalis</w:t>
        </w:r>
        <w:r w:rsidR="005C095B" w:rsidRPr="00DB127E">
          <w:rPr>
            <w:rPrChange w:id="66" w:author="Medina-Vega, Jose A." w:date="2026-10-28T12:50:00Z" w16du:dateUtc="2026-10-28T17:50:00Z">
              <w:rPr>
                <w:i/>
                <w:iCs/>
              </w:rPr>
            </w:rPrChange>
          </w:rPr>
          <w:t xml:space="preserve"> (10.62%), and </w:t>
        </w:r>
        <w:r w:rsidR="005C095B" w:rsidRPr="00DB127E">
          <w:rPr>
            <w:i/>
            <w:iCs/>
          </w:rPr>
          <w:t>Trichilia tuberculata</w:t>
        </w:r>
        <w:r w:rsidR="005C095B" w:rsidRPr="00DB127E">
          <w:rPr>
            <w:rPrChange w:id="67" w:author="Medina-Vega, Jose A." w:date="2026-10-28T12:50:00Z" w16du:dateUtc="2026-10-28T17:50:00Z">
              <w:rPr>
                <w:i/>
                <w:iCs/>
              </w:rPr>
            </w:rPrChange>
          </w:rPr>
          <w:t xml:space="preserve"> (4.95%). The greatest contributions to stand basal area were made by </w:t>
        </w:r>
        <w:r w:rsidR="005C095B" w:rsidRPr="00DB127E">
          <w:rPr>
            <w:i/>
            <w:iCs/>
          </w:rPr>
          <w:t>Quararibea stenophylla</w:t>
        </w:r>
        <w:r w:rsidR="005C095B" w:rsidRPr="00DB127E">
          <w:rPr>
            <w:rPrChange w:id="68" w:author="Medina-Vega, Jose A." w:date="2026-10-28T12:50:00Z" w16du:dateUtc="2026-10-28T17:50:00Z">
              <w:rPr>
                <w:i/>
                <w:iCs/>
              </w:rPr>
            </w:rPrChange>
          </w:rPr>
          <w:t xml:space="preserve"> (</w:t>
        </w:r>
      </w:ins>
      <w:ins w:id="69" w:author="Medina-Vega, Jose A." w:date="2026-10-28T12:51:00Z" w16du:dateUtc="2026-10-28T17:51:00Z">
        <w:r w:rsidR="00F524A3">
          <w:t>5</w:t>
        </w:r>
      </w:ins>
      <w:ins w:id="70" w:author="Medina-Vega, Jose A." w:date="2026-10-28T12:47:00Z" w16du:dateUtc="2026-10-28T17:47:00Z">
        <w:r w:rsidR="005C095B" w:rsidRPr="00DB127E">
          <w:rPr>
            <w:rPrChange w:id="71" w:author="Medina-Vega, Jose A." w:date="2026-10-28T12:50:00Z" w16du:dateUtc="2026-10-28T17:50:00Z">
              <w:rPr>
                <w:i/>
                <w:iCs/>
              </w:rPr>
            </w:rPrChange>
          </w:rPr>
          <w:t>.</w:t>
        </w:r>
      </w:ins>
      <w:ins w:id="72" w:author="Medina-Vega, Jose A." w:date="2026-10-28T12:51:00Z" w16du:dateUtc="2026-10-28T17:51:00Z">
        <w:r w:rsidR="00F524A3">
          <w:t>48</w:t>
        </w:r>
      </w:ins>
      <w:ins w:id="73" w:author="Medina-Vega, Jose A." w:date="2026-10-28T12:47:00Z" w16du:dateUtc="2026-10-28T17:47:00Z">
        <w:r w:rsidR="005C095B" w:rsidRPr="00DB127E">
          <w:rPr>
            <w:rPrChange w:id="74" w:author="Medina-Vega, Jose A." w:date="2026-10-28T12:50:00Z" w16du:dateUtc="2026-10-28T17:50:00Z">
              <w:rPr>
                <w:i/>
                <w:iCs/>
              </w:rPr>
            </w:rPrChange>
          </w:rPr>
          <w:t xml:space="preserve">% of total </w:t>
        </w:r>
      </w:ins>
      <w:ins w:id="75" w:author="Medina-Vega, Jose A." w:date="2026-10-28T12:51:00Z" w16du:dateUtc="2026-10-28T17:51:00Z">
        <w:r w:rsidR="00F524A3">
          <w:t xml:space="preserve">plot-level </w:t>
        </w:r>
      </w:ins>
      <w:ins w:id="76" w:author="Medina-Vega, Jose A." w:date="2026-10-28T12:47:00Z" w16du:dateUtc="2026-10-28T17:47:00Z">
        <w:r w:rsidR="005C095B" w:rsidRPr="00DB127E">
          <w:rPr>
            <w:rPrChange w:id="77" w:author="Medina-Vega, Jose A." w:date="2026-10-28T12:50:00Z" w16du:dateUtc="2026-10-28T17:50:00Z">
              <w:rPr>
                <w:i/>
                <w:iCs/>
              </w:rPr>
            </w:rPrChange>
          </w:rPr>
          <w:t xml:space="preserve">basal area), </w:t>
        </w:r>
        <w:r w:rsidR="005C095B" w:rsidRPr="00F524A3">
          <w:rPr>
            <w:i/>
            <w:iCs/>
          </w:rPr>
          <w:t>Alseis blackiana</w:t>
        </w:r>
        <w:r w:rsidR="005C095B" w:rsidRPr="00DB127E">
          <w:rPr>
            <w:rPrChange w:id="78" w:author="Medina-Vega, Jose A." w:date="2026-10-28T12:50:00Z" w16du:dateUtc="2026-10-28T17:50:00Z">
              <w:rPr>
                <w:i/>
                <w:iCs/>
              </w:rPr>
            </w:rPrChange>
          </w:rPr>
          <w:t xml:space="preserve"> (5.</w:t>
        </w:r>
      </w:ins>
      <w:ins w:id="79" w:author="Medina-Vega, Jose A." w:date="2026-10-28T12:51:00Z" w16du:dateUtc="2026-10-28T17:51:00Z">
        <w:r w:rsidR="00F524A3">
          <w:t>1</w:t>
        </w:r>
      </w:ins>
      <w:ins w:id="80" w:author="Medina-Vega, Jose A." w:date="2026-10-28T12:47:00Z" w16du:dateUtc="2026-10-28T17:47:00Z">
        <w:r w:rsidR="005C095B" w:rsidRPr="00DB127E">
          <w:rPr>
            <w:rPrChange w:id="81" w:author="Medina-Vega, Jose A." w:date="2026-10-28T12:50:00Z" w16du:dateUtc="2026-10-28T17:50:00Z">
              <w:rPr>
                <w:i/>
                <w:iCs/>
              </w:rPr>
            </w:rPrChange>
          </w:rPr>
          <w:t xml:space="preserve">%), and </w:t>
        </w:r>
        <w:r w:rsidR="005C095B" w:rsidRPr="00F524A3">
          <w:rPr>
            <w:i/>
            <w:iCs/>
          </w:rPr>
          <w:t>Prioria copaifera</w:t>
        </w:r>
        <w:r w:rsidR="005C095B" w:rsidRPr="00DB127E">
          <w:rPr>
            <w:rPrChange w:id="82" w:author="Medina-Vega, Jose A." w:date="2026-10-28T12:50:00Z" w16du:dateUtc="2026-10-28T17:50:00Z">
              <w:rPr>
                <w:i/>
                <w:iCs/>
              </w:rPr>
            </w:rPrChange>
          </w:rPr>
          <w:t xml:space="preserve"> (</w:t>
        </w:r>
      </w:ins>
      <w:ins w:id="83" w:author="Medina-Vega, Jose A." w:date="2026-10-28T12:51:00Z" w16du:dateUtc="2026-10-28T17:51:00Z">
        <w:r w:rsidR="00F524A3">
          <w:t>5.1</w:t>
        </w:r>
      </w:ins>
      <w:ins w:id="84" w:author="Medina-Vega, Jose A." w:date="2026-10-28T12:47:00Z" w16du:dateUtc="2026-10-28T17:47:00Z">
        <w:r w:rsidR="005C095B" w:rsidRPr="00DB127E">
          <w:rPr>
            <w:rPrChange w:id="85" w:author="Medina-Vega, Jose A." w:date="2026-10-28T12:50:00Z" w16du:dateUtc="2026-10-28T17:50:00Z">
              <w:rPr>
                <w:i/>
                <w:iCs/>
              </w:rPr>
            </w:rPrChange>
          </w:rPr>
          <w:t>%). At the family level, the most individual-rich families were Rubiaceae (</w:t>
        </w:r>
      </w:ins>
      <w:ins w:id="86" w:author="Medina-Vega, Jose A." w:date="2026-10-28T12:53:00Z" w16du:dateUtc="2026-10-28T17:53:00Z">
        <w:r w:rsidR="007376C9" w:rsidRPr="00044162">
          <w:t>18 genera</w:t>
        </w:r>
        <w:r w:rsidR="007376C9">
          <w:t xml:space="preserve">, </w:t>
        </w:r>
      </w:ins>
      <w:ins w:id="87" w:author="Medina-Vega, Jose A." w:date="2026-10-28T12:47:00Z" w16du:dateUtc="2026-10-28T17:47:00Z">
        <w:r w:rsidR="005C095B" w:rsidRPr="00DB127E">
          <w:rPr>
            <w:rPrChange w:id="88" w:author="Medina-Vega, Jose A." w:date="2026-10-28T12:50:00Z" w16du:dateUtc="2026-10-28T17:50:00Z">
              <w:rPr>
                <w:i/>
                <w:iCs/>
              </w:rPr>
            </w:rPrChange>
          </w:rPr>
          <w:t>29 specie</w:t>
        </w:r>
      </w:ins>
      <w:ins w:id="89" w:author="Medina-Vega, Jose A." w:date="2026-10-28T12:53:00Z" w16du:dateUtc="2026-10-28T17:53:00Z">
        <w:r w:rsidR="007376C9">
          <w:t>s</w:t>
        </w:r>
      </w:ins>
      <w:ins w:id="90" w:author="Medina-Vega, Jose A." w:date="2026-10-28T12:47:00Z" w16du:dateUtc="2026-10-28T17:47:00Z">
        <w:r w:rsidR="005C095B" w:rsidRPr="00DB127E">
          <w:rPr>
            <w:rPrChange w:id="91" w:author="Medina-Vega, Jose A." w:date="2026-10-28T12:50:00Z" w16du:dateUtc="2026-10-28T17:50:00Z">
              <w:rPr>
                <w:i/>
                <w:iCs/>
              </w:rPr>
            </w:rPrChange>
          </w:rPr>
          <w:t xml:space="preserve">; 18.46% of all </w:t>
        </w:r>
      </w:ins>
      <w:ins w:id="92" w:author="Medina-Vega, Jose A." w:date="2026-10-28T12:52:00Z" w16du:dateUtc="2026-10-28T17:52:00Z">
        <w:r w:rsidR="007376C9">
          <w:t xml:space="preserve">standing </w:t>
        </w:r>
      </w:ins>
      <w:ins w:id="93" w:author="Medina-Vega, Jose A." w:date="2026-10-28T12:47:00Z" w16du:dateUtc="2026-10-28T17:47:00Z">
        <w:r w:rsidR="005C095B" w:rsidRPr="00DB127E">
          <w:rPr>
            <w:rPrChange w:id="94" w:author="Medina-Vega, Jose A." w:date="2026-10-28T12:50:00Z" w16du:dateUtc="2026-10-28T17:50:00Z">
              <w:rPr>
                <w:i/>
                <w:iCs/>
              </w:rPr>
            </w:rPrChange>
          </w:rPr>
          <w:t>individuals), Violaceae (</w:t>
        </w:r>
      </w:ins>
      <w:ins w:id="95" w:author="Medina-Vega, Jose A." w:date="2026-10-28T12:53:00Z" w16du:dateUtc="2026-10-28T17:53:00Z">
        <w:r w:rsidR="00541154" w:rsidRPr="00044162">
          <w:t>2 genera</w:t>
        </w:r>
        <w:r w:rsidR="00541154">
          <w:t xml:space="preserve">, </w:t>
        </w:r>
      </w:ins>
      <w:ins w:id="96" w:author="Medina-Vega, Jose A." w:date="2026-10-28T12:47:00Z" w16du:dateUtc="2026-10-28T17:47:00Z">
        <w:r w:rsidR="005C095B" w:rsidRPr="00DB127E">
          <w:rPr>
            <w:rPrChange w:id="97" w:author="Medina-Vega, Jose A." w:date="2026-10-28T12:50:00Z" w16du:dateUtc="2026-10-28T17:50:00Z">
              <w:rPr>
                <w:i/>
                <w:iCs/>
              </w:rPr>
            </w:rPrChange>
          </w:rPr>
          <w:t>2 species; 13.26%), and Fabaceae (19 genera</w:t>
        </w:r>
      </w:ins>
      <w:ins w:id="98" w:author="Medina-Vega, Jose A." w:date="2026-10-28T12:53:00Z" w16du:dateUtc="2026-10-28T17:53:00Z">
        <w:r w:rsidR="00C26B2B">
          <w:t xml:space="preserve">, </w:t>
        </w:r>
        <w:r w:rsidR="00C26B2B" w:rsidRPr="00044162">
          <w:t>36 species</w:t>
        </w:r>
      </w:ins>
      <w:ins w:id="99" w:author="Medina-Vega, Jose A." w:date="2026-10-28T12:47:00Z" w16du:dateUtc="2026-10-28T17:47:00Z">
        <w:r w:rsidR="005C095B" w:rsidRPr="00DB127E">
          <w:rPr>
            <w:rPrChange w:id="100" w:author="Medina-Vega, Jose A." w:date="2026-10-28T12:50:00Z" w16du:dateUtc="2026-10-28T17:50:00Z">
              <w:rPr>
                <w:i/>
                <w:iCs/>
              </w:rPr>
            </w:rPrChange>
          </w:rPr>
          <w:t>; 8.42%). The families contributing most to stand basal area were Malvaceae (</w:t>
        </w:r>
      </w:ins>
      <w:ins w:id="101" w:author="Medina-Vega, Jose A." w:date="2026-10-28T12:54:00Z" w16du:dateUtc="2026-10-28T17:54:00Z">
        <w:r w:rsidR="00C26B2B" w:rsidRPr="00044162">
          <w:t>15 genera</w:t>
        </w:r>
        <w:r w:rsidR="00C26B2B">
          <w:t xml:space="preserve">, </w:t>
        </w:r>
      </w:ins>
      <w:ins w:id="102" w:author="Medina-Vega, Jose A." w:date="2026-10-28T12:47:00Z" w16du:dateUtc="2026-10-28T17:47:00Z">
        <w:r w:rsidR="005C095B" w:rsidRPr="00DB127E">
          <w:rPr>
            <w:rPrChange w:id="103" w:author="Medina-Vega, Jose A." w:date="2026-10-28T12:50:00Z" w16du:dateUtc="2026-10-28T17:50:00Z">
              <w:rPr>
                <w:i/>
                <w:iCs/>
              </w:rPr>
            </w:rPrChange>
          </w:rPr>
          <w:t>16 specie</w:t>
        </w:r>
      </w:ins>
      <w:ins w:id="104" w:author="Medina-Vega, Jose A." w:date="2026-10-28T12:54:00Z" w16du:dateUtc="2026-10-28T17:54:00Z">
        <w:r w:rsidR="00C26B2B">
          <w:t>s</w:t>
        </w:r>
      </w:ins>
      <w:ins w:id="105" w:author="Medina-Vega, Jose A." w:date="2026-10-28T12:47:00Z" w16du:dateUtc="2026-10-28T17:47:00Z">
        <w:r w:rsidR="005C095B" w:rsidRPr="00DB127E">
          <w:rPr>
            <w:rPrChange w:id="106" w:author="Medina-Vega, Jose A." w:date="2026-10-28T12:50:00Z" w16du:dateUtc="2026-10-28T17:50:00Z">
              <w:rPr>
                <w:i/>
                <w:iCs/>
              </w:rPr>
            </w:rPrChange>
          </w:rPr>
          <w:t>; 1</w:t>
        </w:r>
      </w:ins>
      <w:ins w:id="107" w:author="Medina-Vega, Jose A." w:date="2026-10-28T12:54:00Z" w16du:dateUtc="2026-10-28T17:54:00Z">
        <w:r w:rsidR="00C26B2B">
          <w:t>5</w:t>
        </w:r>
      </w:ins>
      <w:ins w:id="108" w:author="Medina-Vega, Jose A." w:date="2026-10-28T12:47:00Z" w16du:dateUtc="2026-10-28T17:47:00Z">
        <w:r w:rsidR="005C095B" w:rsidRPr="00DB127E">
          <w:rPr>
            <w:rPrChange w:id="109" w:author="Medina-Vega, Jose A." w:date="2026-10-28T12:50:00Z" w16du:dateUtc="2026-10-28T17:50:00Z">
              <w:rPr>
                <w:i/>
                <w:iCs/>
              </w:rPr>
            </w:rPrChange>
          </w:rPr>
          <w:t>.4</w:t>
        </w:r>
      </w:ins>
      <w:ins w:id="110" w:author="Medina-Vega, Jose A." w:date="2026-10-28T12:54:00Z" w16du:dateUtc="2026-10-28T17:54:00Z">
        <w:r w:rsidR="00C26B2B">
          <w:t>1</w:t>
        </w:r>
      </w:ins>
      <w:ins w:id="111" w:author="Medina-Vega, Jose A." w:date="2026-10-28T12:47:00Z" w16du:dateUtc="2026-10-28T17:47:00Z">
        <w:r w:rsidR="005C095B" w:rsidRPr="00DB127E">
          <w:rPr>
            <w:rPrChange w:id="112" w:author="Medina-Vega, Jose A." w:date="2026-10-28T12:50:00Z" w16du:dateUtc="2026-10-28T17:50:00Z">
              <w:rPr>
                <w:i/>
                <w:iCs/>
              </w:rPr>
            </w:rPrChange>
          </w:rPr>
          <w:t xml:space="preserve">% of total </w:t>
        </w:r>
      </w:ins>
      <w:ins w:id="113" w:author="Medina-Vega, Jose A." w:date="2026-10-28T12:54:00Z" w16du:dateUtc="2026-10-28T17:54:00Z">
        <w:r w:rsidR="00C26B2B">
          <w:t xml:space="preserve">plot-level </w:t>
        </w:r>
      </w:ins>
      <w:ins w:id="114" w:author="Medina-Vega, Jose A." w:date="2026-10-28T12:47:00Z" w16du:dateUtc="2026-10-28T17:47:00Z">
        <w:r w:rsidR="005C095B" w:rsidRPr="00DB127E">
          <w:rPr>
            <w:rPrChange w:id="115" w:author="Medina-Vega, Jose A." w:date="2026-10-28T12:50:00Z" w16du:dateUtc="2026-10-28T17:50:00Z">
              <w:rPr>
                <w:i/>
                <w:iCs/>
              </w:rPr>
            </w:rPrChange>
          </w:rPr>
          <w:t>basal area), Fabaceae (11.</w:t>
        </w:r>
      </w:ins>
      <w:ins w:id="116" w:author="Medina-Vega, Jose A." w:date="2026-10-28T12:54:00Z" w16du:dateUtc="2026-10-28T17:54:00Z">
        <w:r w:rsidR="00C26B2B">
          <w:t>31</w:t>
        </w:r>
      </w:ins>
      <w:ins w:id="117" w:author="Medina-Vega, Jose A." w:date="2026-10-28T12:47:00Z" w16du:dateUtc="2026-10-28T17:47:00Z">
        <w:r w:rsidR="005C095B" w:rsidRPr="00DB127E">
          <w:rPr>
            <w:rPrChange w:id="118" w:author="Medina-Vega, Jose A." w:date="2026-10-28T12:50:00Z" w16du:dateUtc="2026-10-28T17:50:00Z">
              <w:rPr>
                <w:i/>
                <w:iCs/>
              </w:rPr>
            </w:rPrChange>
          </w:rPr>
          <w:t>%), and Rubiaceae (</w:t>
        </w:r>
      </w:ins>
      <w:ins w:id="119" w:author="Medina-Vega, Jose A." w:date="2026-10-28T12:54:00Z" w16du:dateUtc="2026-10-28T17:54:00Z">
        <w:r w:rsidR="00C26B2B">
          <w:t>10</w:t>
        </w:r>
      </w:ins>
      <w:ins w:id="120" w:author="Medina-Vega, Jose A." w:date="2026-10-28T12:55:00Z" w16du:dateUtc="2026-10-28T17:55:00Z">
        <w:r w:rsidR="00C26B2B">
          <w:t>.17</w:t>
        </w:r>
      </w:ins>
      <w:ins w:id="121" w:author="Medina-Vega, Jose A." w:date="2026-10-28T12:47:00Z" w16du:dateUtc="2026-10-28T17:47:00Z">
        <w:r w:rsidR="005C095B" w:rsidRPr="00DB127E">
          <w:rPr>
            <w:rPrChange w:id="122" w:author="Medina-Vega, Jose A." w:date="2026-10-28T12:50:00Z" w16du:dateUtc="2026-10-28T17:50:00Z">
              <w:rPr>
                <w:i/>
                <w:iCs/>
              </w:rPr>
            </w:rPrChange>
          </w:rPr>
          <w:t>%). Fabaceae and Rubiaceae were notable for ranking highly in both metrics, while Violaceae dominated by individual count despite negligible basal area (0.9</w:t>
        </w:r>
      </w:ins>
      <w:ins w:id="123" w:author="Medina-Vega, Jose A." w:date="2026-10-28T12:55:00Z" w16du:dateUtc="2026-10-28T17:55:00Z">
        <w:r w:rsidR="00B70EE0">
          <w:t>9</w:t>
        </w:r>
      </w:ins>
      <w:ins w:id="124" w:author="Medina-Vega, Jose A." w:date="2026-10-28T12:47:00Z" w16du:dateUtc="2026-10-28T17:47:00Z">
        <w:r w:rsidR="005C095B" w:rsidRPr="00DB127E">
          <w:rPr>
            <w:rPrChange w:id="125" w:author="Medina-Vega, Jose A." w:date="2026-10-28T12:50:00Z" w16du:dateUtc="2026-10-28T17:50:00Z">
              <w:rPr>
                <w:i/>
                <w:iCs/>
              </w:rPr>
            </w:rPrChange>
          </w:rPr>
          <w:t>%), and Malvaceae dominated basal area with comparatively few individuals (1.82%</w:t>
        </w:r>
      </w:ins>
      <w:ins w:id="126" w:author="Medina-Vega, Jose A." w:date="2026-10-28T12:55:00Z" w16du:dateUtc="2026-10-28T17:55:00Z">
        <w:r w:rsidR="00B70EE0">
          <w:t xml:space="preserve"> of all individuals</w:t>
        </w:r>
      </w:ins>
      <w:ins w:id="127" w:author="Medina-Vega, Jose A." w:date="2026-10-28T12:47:00Z" w16du:dateUtc="2026-10-28T17:47:00Z">
        <w:r w:rsidR="005C095B" w:rsidRPr="00DB127E">
          <w:rPr>
            <w:rPrChange w:id="128" w:author="Medina-Vega, Jose A." w:date="2026-10-28T12:50:00Z" w16du:dateUtc="2026-10-28T17:50:00Z">
              <w:rPr>
                <w:i/>
                <w:iCs/>
              </w:rPr>
            </w:rPrChange>
          </w:rPr>
          <w:t>).</w:t>
        </w:r>
      </w:ins>
      <w:del w:id="129" w:author="Medina-Vega, Jose A." w:date="2026-10-28T12:47:00Z" w16du:dateUtc="2026-10-28T17:47:00Z">
        <w:r w:rsidRPr="00DB127E" w:rsidDel="005C095B">
          <w:rPr>
            <w:rPrChange w:id="130" w:author="Medina-Vega, Jose A." w:date="2026-10-28T12:50:00Z" w16du:dateUtc="2026-10-28T17:50:00Z">
              <w:rPr>
                <w:i/>
                <w:iCs/>
              </w:rPr>
            </w:rPrChange>
          </w:rPr>
          <w:delText>Pombalia prunifolia</w:delText>
        </w:r>
        <w:r w:rsidRPr="00DB127E" w:rsidDel="005C095B">
          <w:delText xml:space="preserve">, </w:delText>
        </w:r>
        <w:r w:rsidRPr="00DB127E" w:rsidDel="005C095B">
          <w:rPr>
            <w:rPrChange w:id="131" w:author="Medina-Vega, Jose A." w:date="2026-10-28T12:50:00Z" w16du:dateUtc="2026-10-28T17:50:00Z">
              <w:rPr>
                <w:i/>
                <w:iCs/>
              </w:rPr>
            </w:rPrChange>
          </w:rPr>
          <w:delText>Faramea occidentalis</w:delText>
        </w:r>
        <w:r w:rsidRPr="00DB127E" w:rsidDel="005C095B">
          <w:delText xml:space="preserve"> and </w:delText>
        </w:r>
        <w:r w:rsidRPr="00DB127E" w:rsidDel="005C095B">
          <w:rPr>
            <w:rPrChange w:id="132" w:author="Medina-Vega, Jose A." w:date="2026-10-28T12:50:00Z" w16du:dateUtc="2026-10-28T17:50:00Z">
              <w:rPr>
                <w:i/>
                <w:iCs/>
              </w:rPr>
            </w:rPrChange>
          </w:rPr>
          <w:delText>Trichilia tuberculata</w:delText>
        </w:r>
        <w:r w:rsidRPr="00DB127E" w:rsidDel="005C095B">
          <w:delText xml:space="preserve"> made up 27.7% of the individuals, while </w:delText>
        </w:r>
        <w:r w:rsidRPr="00DB127E" w:rsidDel="005C095B">
          <w:rPr>
            <w:rPrChange w:id="133" w:author="Medina-Vega, Jose A." w:date="2026-10-28T12:50:00Z" w16du:dateUtc="2026-10-28T17:50:00Z">
              <w:rPr>
                <w:i/>
                <w:iCs/>
              </w:rPr>
            </w:rPrChange>
          </w:rPr>
          <w:delText>Quararibea stenophylla</w:delText>
        </w:r>
        <w:r w:rsidRPr="00DB127E" w:rsidDel="005C095B">
          <w:delText xml:space="preserve">, </w:delText>
        </w:r>
        <w:r w:rsidRPr="00DB127E" w:rsidDel="005C095B">
          <w:rPr>
            <w:rPrChange w:id="134" w:author="Medina-Vega, Jose A." w:date="2026-10-28T12:50:00Z" w16du:dateUtc="2026-10-28T17:50:00Z">
              <w:rPr>
                <w:i/>
                <w:iCs/>
              </w:rPr>
            </w:rPrChange>
          </w:rPr>
          <w:delText>Prioria copaifera</w:delText>
        </w:r>
        <w:r w:rsidRPr="00DB127E" w:rsidDel="005C095B">
          <w:delText xml:space="preserve"> and </w:delText>
        </w:r>
        <w:r w:rsidRPr="00DB127E" w:rsidDel="005C095B">
          <w:rPr>
            <w:rPrChange w:id="135" w:author="Medina-Vega, Jose A." w:date="2026-10-28T12:50:00Z" w16du:dateUtc="2026-10-28T17:50:00Z">
              <w:rPr>
                <w:i/>
                <w:iCs/>
              </w:rPr>
            </w:rPrChange>
          </w:rPr>
          <w:delText>Alseis blackiana</w:delText>
        </w:r>
        <w:r w:rsidRPr="00DB127E" w:rsidDel="005C095B">
          <w:delText xml:space="preserve"> had the largest basal areas. Rubiaceae, Violaceae and Fabaceae had the most individuals, and Malvaceae, Fabaceae and Rubiaceae the largest basal areas. Users should note that stem identities before 2010 are reconstructed, not observed; that diameters below 55 mm were recorded in 5-mm classes in 1982 and 1985; that the height of measurement rises over time on buttressed and damaged trunks; and that census 9 was taken 7.5 years after census 8.</w:delText>
        </w:r>
      </w:del>
      <w:r w:rsidRPr="00DB127E">
        <w:t xml:space="preserve"> </w:t>
      </w:r>
      <w:r>
        <w:t>Th</w:t>
      </w:r>
      <w:ins w:id="136" w:author="Medina-Vega, Jose A." w:date="2026-10-28T12:47:00Z" w16du:dateUtc="2026-10-28T17:47:00Z">
        <w:r w:rsidR="00BF5AC0">
          <w:t>is long-term</w:t>
        </w:r>
      </w:ins>
      <w:del w:id="137" w:author="Medina-Vega, Jose A." w:date="2026-10-28T12:47:00Z" w16du:dateUtc="2026-10-28T17:47:00Z">
        <w:r w:rsidDel="00BF5AC0">
          <w:delText>e</w:delText>
        </w:r>
      </w:del>
      <w:r>
        <w:t xml:space="preserve"> data</w:t>
      </w:r>
      <w:ins w:id="138" w:author="Medina-Vega, Jose A." w:date="2026-10-28T12:47:00Z" w16du:dateUtc="2026-10-28T17:47:00Z">
        <w:r w:rsidR="00BF5AC0">
          <w:t>set</w:t>
        </w:r>
      </w:ins>
      <w:r>
        <w:t xml:space="preserve"> support</w:t>
      </w:r>
      <w:ins w:id="139" w:author="Medina-Vega, Jose A." w:date="2026-10-28T12:47:00Z" w16du:dateUtc="2026-10-28T17:47:00Z">
        <w:r w:rsidR="00BF5AC0">
          <w:t>s</w:t>
        </w:r>
      </w:ins>
      <w:r>
        <w:t xml:space="preserve"> studies of tree demography and species coexistence, </w:t>
      </w:r>
      <w:ins w:id="140" w:author="Medina-Vega, Jose A." w:date="2026-10-28T12:48:00Z" w16du:dateUtc="2026-10-28T17:48:00Z">
        <w:r w:rsidR="00BF5AC0">
          <w:t xml:space="preserve">of </w:t>
        </w:r>
      </w:ins>
      <w:del w:id="141" w:author="Medina-Vega, Jose A." w:date="2026-10-28T12:48:00Z" w16du:dateUtc="2026-10-28T17:48:00Z">
        <w:r w:rsidDel="00BF5AC0">
          <w:delText xml:space="preserve">of multi-stemmed and resprouting trees, of </w:delText>
        </w:r>
      </w:del>
      <w:r>
        <w:t xml:space="preserve">biomass and carbon dynamics, </w:t>
      </w:r>
      <w:ins w:id="142" w:author="Medina-Vega, Jose A." w:date="2026-10-28T12:55:00Z" w16du:dateUtc="2026-10-28T17:55:00Z">
        <w:r w:rsidR="00184C2C">
          <w:t xml:space="preserve">and </w:t>
        </w:r>
      </w:ins>
      <w:del w:id="143" w:author="Medina-Vega, Jose A." w:date="2026-10-28T12:48:00Z" w16du:dateUtc="2026-10-28T17:48:00Z">
        <w:r w:rsidDel="00BF5AC0">
          <w:delText xml:space="preserve">and </w:delText>
        </w:r>
      </w:del>
      <w:r>
        <w:t>of forest responses to climate.</w:t>
      </w:r>
      <w:del w:id="144" w:author="Medina-Vega, Jose A." w:date="2026-10-28T12:48:00Z" w16du:dateUtc="2026-10-28T17:48:00Z">
        <w:r w:rsidDel="00BF5AC0">
          <w:delText xml:space="preserve"> They supersede the 2019 release (Condit et al. 2019a).</w:delText>
        </w:r>
      </w:del>
    </w:p>
    <w:p w14:paraId="11B2E4EB" w14:textId="1011820E" w:rsidR="00C647EB" w:rsidDel="00BF5AC0" w:rsidRDefault="00C647EB" w:rsidP="00C647EB">
      <w:pPr>
        <w:pStyle w:val="BodyText"/>
        <w:rPr>
          <w:del w:id="145" w:author="Medina-Vega, Jose A." w:date="2026-10-28T12:48:00Z" w16du:dateUtc="2026-10-28T17:48:00Z"/>
        </w:rPr>
      </w:pPr>
    </w:p>
    <w:p w14:paraId="2DFA66E8" w14:textId="5C70EF0C" w:rsidR="00C647EB" w:rsidDel="00BF5AC0" w:rsidRDefault="00C647EB" w:rsidP="00C647EB">
      <w:pPr>
        <w:pStyle w:val="BodyText"/>
        <w:rPr>
          <w:del w:id="146" w:author="Medina-Vega, Jose A." w:date="2026-10-28T12:48:00Z" w16du:dateUtc="2026-10-28T17:48:00Z"/>
        </w:rPr>
      </w:pPr>
      <w:del w:id="147" w:author="Medina-Vega, Jose A." w:date="2026-10-28T12:39:00Z" w16du:dateUtc="2026-10-28T17:39:00Z">
        <w:r w:rsidRPr="00C647EB" w:rsidDel="00AF1113">
          <w:delText xml:space="preserve">The 50-ha Forest Dynamics Plot on Barro Colorado Island (BCI), Panama, is one of the longest-running and most intensively studied tropical forest monitoring sites in the world. Established in 1982, the plot encompasses a 1,000 × 500 m area within old-growth lowland moist forest and has been recensused approximately every five years: 1982, 1985, 1990, 1995, 2000, 2005, 2010, 2015, and 2022/2023. Each census records all stems ≥ 1 cm diameter at breast height (DBH), along with species identities and spatial coordinates for every individual. </w:delText>
        </w:r>
      </w:del>
      <w:del w:id="148" w:author="Medina-Vega, Jose A." w:date="2026-10-28T12:45:00Z" w16du:dateUtc="2026-10-28T17:45:00Z">
        <w:r w:rsidRPr="00C647EB" w:rsidDel="00AA23A8">
          <w:delText xml:space="preserve">The most recent census (2022/2023) documented 203,489 living individuals across 300 species, 180 genera, and 59 plant families. </w:delText>
        </w:r>
      </w:del>
      <w:del w:id="149" w:author="Medina-Vega, Jose A." w:date="2026-10-28T12:46:00Z" w16du:dateUtc="2026-10-28T17:46:00Z">
        <w:r w:rsidRPr="00C647EB" w:rsidDel="00AA23A8">
          <w:delText xml:space="preserve">Species abundance was highly skewed: 212 species (70.7%) fell below half the community-wide mean abundance (&lt; 339 individuals), of which 67 (22.3% of all species) were represented by ten or fewer individuals and 22 occurred as singletons. Mean stand density was 4,070 living individuals ha-1 (bootstrap 95% CI: 4,022–4,113) and mean basal area was 33.88 m² ha-1 (95% CI: 32.69–35.14). The </w:delText>
        </w:r>
      </w:del>
      <w:del w:id="150" w:author="Medina-Vega, Jose A." w:date="2026-10-28T12:48:00Z" w16du:dateUtc="2026-10-28T17:48:00Z">
        <w:r w:rsidRPr="00C647EB" w:rsidDel="00BF5AC0">
          <w:delText>three most abundant species by individual count were Pombalia prunifolia (12.15% of all individuals), Faramea occidentalis (10.62%), and Trichilia tuberculata (4.95%). The greatest contributions to stand basal area were made by Quararibea stenophylla (103.45 m²; 6.11% of total basal area), Alseis blackiana (86.05 m²; 5.08%), and Prioria copaifera (81.57 m²; 4.82%). At the family level, the most individual-rich families were Rubiaceae (29 species, 18 genera; 18.46% of all individuals), Violaceae (2 species, 2 genera; 13.26%), and Fabaceae (36 species, 19 genera; 8.42%). The families contributing most to stand basal area were Malvaceae (16 species, 15 genera; 295.38 m², 17.44% of total basal area), Fabaceae (186.87 m², 11.03%), and Rubiaceae (165.69 m², 9.78%). Fabaceae and Rubiaceae were notable for ranking highly in both metrics, while Violaceae dominated by individual count despite negligible basal area (15.57 m², 0.92%), and Malvaceae dominated basal area with comparatively few individuals (3,710 individuals, 1.82%). This long-term dataset has contributed extensively to advances in understanding tropical forest dynamics, species diversity and coexistence, demographic variation, biomass accumulation, and responses to environmental change.</w:delText>
        </w:r>
      </w:del>
    </w:p>
    <w:p w14:paraId="49570E3D" w14:textId="738F8A0E" w:rsidR="00C647EB" w:rsidRPr="00C647EB" w:rsidDel="00BF5AC0" w:rsidRDefault="00C647EB" w:rsidP="00C647EB">
      <w:pPr>
        <w:pStyle w:val="BodyText"/>
        <w:rPr>
          <w:del w:id="151" w:author="Medina-Vega, Jose A." w:date="2026-10-28T12:48:00Z" w16du:dateUtc="2026-10-28T17:48:00Z"/>
        </w:rPr>
      </w:pPr>
    </w:p>
    <w:p w14:paraId="5DE453B3" w14:textId="77777777" w:rsidR="00AB58AE" w:rsidRDefault="00000000">
      <w:pPr>
        <w:pStyle w:val="Heading1"/>
      </w:pPr>
      <w:bookmarkStart w:id="152" w:name="_overview"/>
      <w:r>
        <w:t>Overview</w:t>
      </w:r>
      <w:bookmarkEnd w:id="152"/>
    </w:p>
    <w:p w14:paraId="1B6BE8C6" w14:textId="3BB3DC00" w:rsidR="00AB58AE" w:rsidRDefault="00000000">
      <w:pPr>
        <w:pStyle w:val="FirstParagraph"/>
      </w:pPr>
      <w:r>
        <w:t>Large forest dynamics plots, in which every stem above a small size is mapped, identified and remeasured at regular intervals, underpin much of what is known about tropical forest diversity and dynamics</w:t>
      </w:r>
      <w:ins w:id="153" w:author="Medina-Vega, Jose A." w:date="2026-10-28T12:57:00Z" w16du:dateUtc="2026-10-28T17:57:00Z">
        <w:r w:rsidR="00F1571E">
          <w:t xml:space="preserve"> </w:t>
        </w:r>
      </w:ins>
      <w:r w:rsidR="00F1571E">
        <w:fldChar w:fldCharType="begin"/>
      </w:r>
      <w:r w:rsidR="00F1571E">
        <w:instrText xml:space="preserve"> ADDIN ZOTERO_ITEM CSL_CITATION {"citationID":"GH32oNq1","properties":{"unsorted":false,"formattedCitation":"(Anderson\\uc0\\u8208{}Teixeira {\\i{}et al.} 2015; Davies {\\i{}et al.} 2021)","plainCitation":"(Anderson</w:instrText>
      </w:r>
      <w:r w:rsidR="00F1571E">
        <w:rPr>
          <w:rFonts w:ascii="Cambria Math" w:hAnsi="Cambria Math" w:cs="Cambria Math"/>
        </w:rPr>
        <w:instrText>‐</w:instrText>
      </w:r>
      <w:r w:rsidR="00F1571E">
        <w:instrText>Teixeira et al. 2015; Davies et al. 2021)","noteIndex":0},"citationItems":[{"id":4375,"uris":["http://zotero.org/users/7777225/items/3UUQLYJS"],"itemData":{"id":4375,"type":"article-journal","abstract":"Abstract\n            \n              Global change is impacting forests worldwide, threatening biodiversity and ecosystem services including climate regulation. Understanding how forests respond is critical to forest conservation and climate protection. This review describes an international network of 59 long</w:instrText>
      </w:r>
      <w:r w:rsidR="00F1571E">
        <w:rPr>
          <w:rFonts w:ascii="Cambria Math" w:hAnsi="Cambria Math" w:cs="Cambria Math"/>
        </w:rPr>
        <w:instrText>‐</w:instrText>
      </w:r>
      <w:r w:rsidR="00F1571E">
        <w:instrText xml:space="preserve">term forest dynamics research sites (\n              CTFS\n              </w:instrText>
      </w:r>
      <w:r w:rsidR="00F1571E">
        <w:rPr>
          <w:rFonts w:ascii="Cambria Math" w:hAnsi="Cambria Math" w:cs="Cambria Math"/>
        </w:rPr>
        <w:instrText>‐</w:instrText>
      </w:r>
      <w:r w:rsidR="00F1571E">
        <w:instrText xml:space="preserve">Forest\n              GEO\n              ) useful for characterizing forest responses to global change. Within very large plots (median size 25 ha), all stems ≥1 cm diameter are identified to species, mapped, and regularly recensused according to standardized protocols.\n              CTFS\n              </w:instrText>
      </w:r>
      <w:r w:rsidR="00F1571E">
        <w:rPr>
          <w:rFonts w:ascii="Cambria Math" w:hAnsi="Cambria Math" w:cs="Cambria Math"/>
        </w:rPr>
        <w:instrText>‐</w:instrText>
      </w:r>
      <w:r w:rsidR="00F1571E">
        <w:instrText xml:space="preserve">Forest\n              GEO\n              spans 25°S–61°N latitude, is generally representative of the range of bioclimatic, edaphic, and topographic conditions experienced by forests worldwide, and is the only forest monitoring network that applies a standardized protocol to each of the world's major forest biomes. Supplementary standardized measurements at subsets of the sites provide additional information on plants, animals, and ecosystem and environmental variables.\n              CTFS\n              </w:instrText>
      </w:r>
      <w:r w:rsidR="00F1571E">
        <w:rPr>
          <w:rFonts w:ascii="Cambria Math" w:hAnsi="Cambria Math" w:cs="Cambria Math"/>
        </w:rPr>
        <w:instrText>‐</w:instrText>
      </w:r>
      <w:r w:rsidR="00F1571E">
        <w:instrText xml:space="preserve">Forest\n              GEO\n              sites are experiencing multifaceted anthropogenic global change pressures including warming (average 0.61 °C), changes in precipitation (up to ±30% change), atmospheric deposition of nitrogen and sulfur compounds (up to 3.8 g N m\n              −2\n               yr\n              −1\n              and 3.1 g S m\n              −2\n               yr\n              −1\n              ), and forest fragmentation in the surrounding landscape (up to 88% reduced tree cover within 5 km). The broad suite of measurements made at\n              CTFS\n              </w:instrText>
      </w:r>
      <w:r w:rsidR="00F1571E">
        <w:rPr>
          <w:rFonts w:ascii="Cambria Math" w:hAnsi="Cambria Math" w:cs="Cambria Math"/>
        </w:rPr>
        <w:instrText>‐</w:instrText>
      </w:r>
      <w:r w:rsidR="00F1571E">
        <w:instrText xml:space="preserve">Forest\n              GEO\n              sites makes it possible to investigate the complex ways in which global change is impacting forest dynamics. Ongoing research across the\n              CTFS\n              </w:instrText>
      </w:r>
      <w:r w:rsidR="00F1571E">
        <w:rPr>
          <w:rFonts w:ascii="Cambria Math" w:hAnsi="Cambria Math" w:cs="Cambria Math"/>
        </w:rPr>
        <w:instrText>‐</w:instrText>
      </w:r>
      <w:r w:rsidR="00F1571E">
        <w:instrText>Forest\n              GEO\n              network is yielding insights into how and why the forests are changing, and continued monitoring will provide vital contributions to understanding worldwide forest diversity and dynamics in an era of global change.","citation-key":"anderson-teixeiraCTFSForestGEOWorldwideNetwork2015","container-title":"Global Change Biology","DOI":"10.1111/gcb.12712","ISSN":"1354-1013, 1365-2486","issue":"2","journalAbbreviation":"Glob. Change Biol.","language":"en","license":"http://onlinelibrary.wiley.com/termsAndConditions#vor","page":"528-549","source":"DOI.org (Crossref)","title":"CTFS</w:instrText>
      </w:r>
      <w:r w:rsidR="00F1571E">
        <w:rPr>
          <w:rFonts w:ascii="Cambria Math" w:hAnsi="Cambria Math" w:cs="Cambria Math"/>
        </w:rPr>
        <w:instrText>‐</w:instrText>
      </w:r>
      <w:r w:rsidR="00F1571E">
        <w:instrText>ForestGEO: a worldwide network monitoring forests in an era of global change","title-short":"CTFS</w:instrText>
      </w:r>
      <w:r w:rsidR="00F1571E">
        <w:rPr>
          <w:rFonts w:ascii="Cambria Math" w:hAnsi="Cambria Math" w:cs="Cambria Math"/>
        </w:rPr>
        <w:instrText>‐</w:instrText>
      </w:r>
      <w:r w:rsidR="00F1571E">
        <w:instrText>ForestGEO","volume":"21","author":[{"family":"Anderson</w:instrText>
      </w:r>
      <w:r w:rsidR="00F1571E">
        <w:rPr>
          <w:rFonts w:ascii="Cambria Math" w:hAnsi="Cambria Math" w:cs="Cambria Math"/>
        </w:rPr>
        <w:instrText>‐</w:instrText>
      </w:r>
      <w:r w:rsidR="00F1571E">
        <w:instrText>Teixeira","given":"Kristina J."},{"family":"Davies","given":"Stuart J."},{"family":"Bennett","given":"Amy C."},{"family":"Gonzalez</w:instrText>
      </w:r>
      <w:r w:rsidR="00F1571E">
        <w:rPr>
          <w:rFonts w:ascii="Cambria Math" w:hAnsi="Cambria Math" w:cs="Cambria Math"/>
        </w:rPr>
        <w:instrText>‐</w:instrText>
      </w:r>
      <w:r w:rsidR="00F1571E">
        <w:instrText>Akre","given":"Erika B."},{"family":"Muller</w:instrText>
      </w:r>
      <w:r w:rsidR="00F1571E">
        <w:rPr>
          <w:rFonts w:ascii="Cambria Math" w:hAnsi="Cambria Math" w:cs="Cambria Math"/>
        </w:rPr>
        <w:instrText>‐</w:instrText>
      </w:r>
      <w:r w:rsidR="00F1571E">
        <w:instrText>Landau","given":"Helene C."},{"family":"Joseph Wright","given":"S."},{"family":"Abu Salim","given":"Kamariah"},{"family":"Almeyda Zambrano","given":"Angélica M."},{"family":"Alonso","given":"Alfonso"},{"family":"Baltzer","given":"Jennifer L."},{"family":"Basset","given":"Yves"},{"family":"Bourg","given":"Norman A."},{"family":"Broadbent","given":"Eben N."},{"family":"Brockelman","given":"Warren Y."},{"family":"Bunyavejchewin","given":"Sarayudh"},{"family":"Burslem","given":"David F. R. P."},{"family":"Butt","given":"Nathalie"},{"family":"Cao","given":"Min"},{"family":"Cardenas","given":"Dairon"},{"family":"Chuyong","given":"George B."},{"family":"Clay","given":"Keith"},{"family":"Cordell","given":"Susan"},{"family":"Dattaraja","given":"Handanakere S."},{"family":"Deng","given":"Xiaobao"},{"family":"Detto","given":"Matteo"},{"family":"Du","given":"Xiaojun"},{"family":"Duque","given":"Alvaro"},{"family":"Erikson","given":"David L."},{"family":"Ewango","given":"Corneille E.N."},{"family":"Fischer","given":"Gunter A."},{"family":"Fletcher","given":"Christine"},{"family":"Foster","given":"Robin B."},{"family":"Giardina","given":"Christian P."},{"family":"Gilbert","given":"Gregory S."},{"family":"Gunatilleke","given":"Nimal"},{"family":"Gunatilleke","given":"Savitri"},{"family":"Hao","given":"Zhanqing"},{"family":"Hargrove","given":"William W."},{"family":"Hart","given":"Terese B."},{"family":"Hau","given":"Billy C.H."},{"family":"He","given":"Fangliang"},{"family":"Hoffman","given":"Forrest M."},{"family":"Howe","given":"Robert W."},{"family":"Hubbell","given":"Stephen P."},{"family":"Inman</w:instrText>
      </w:r>
      <w:r w:rsidR="00F1571E">
        <w:rPr>
          <w:rFonts w:ascii="Cambria Math" w:hAnsi="Cambria Math" w:cs="Cambria Math"/>
        </w:rPr>
        <w:instrText>‐</w:instrText>
      </w:r>
      <w:r w:rsidR="00F1571E">
        <w:instrText>Narahari","given":"Faith M."},{"family":"Jansen","given":"Patrick A."},{"family":"Jiang","given":"Mingxi"},{"family":"Johnson","given":"Daniel J."},{"family":"Kanzaki","given":"Mamoru"},{"family":"Kassim","given":"Abdul Rahman"},{"family":"Kenfack","given":"David"},{"family":"Kibet","given":"Staline"},{"family":"Kinnaird","given":"Margaret F."},{"family":"Korte","given":"Lisa"},{"family":"Kral","given":"Kamil"},{"family":"Kumar","given":"Jitendra"},{"family":"Larson","given":"Andrew J."},{"family":"Li","given":"Yide"},{"family":"Li","given":"Xiankun"},{"family":"Liu","given":"Shirong"},{"family":"Lum","given":"Shawn K.Y."},{"family":"Lutz","given":"James A."},{"family":"Ma","given":"Keping"},{"family":"Maddalena","given":"Damian M."},{"family":"Makana","given":"Jean</w:instrText>
      </w:r>
      <w:r w:rsidR="00F1571E">
        <w:rPr>
          <w:rFonts w:ascii="Cambria Math" w:hAnsi="Cambria Math" w:cs="Cambria Math"/>
        </w:rPr>
        <w:instrText>‐</w:instrText>
      </w:r>
      <w:r w:rsidR="00F1571E">
        <w:instrText>Remy"},{"family":"Malhi","given":"Yadvinder"},{"family":"Marthews","given":"Toby"},{"family":"Mat Serudin","given":"Rafizah"},{"family":"McMahon","given":"Sean M."},{"family":"McShea","given":"William J."},{"family":"Memiaghe","given":"Hervé R."},{"family":"Mi","given":"Xiangcheng"},{"family":"Mizuno","given":"Takashi"},{"family":"Morecroft","given":"Michael"},{"family":"Myers","given":"Jonathan A."},{"family":"Novotny","given":"Vojtech"},{"family":"De Oliveira","given":"Alexandre A."},{"family":"Ong","given":"Perry S."},{"family":"Orwig","given":"David A."},{"family":"Ostertag","given":"Rebecca"},{"family":"Den Ouden","given":"Jan"},{"family":"Parker","given":"Geoffrey G."},{"family":"Phillips","given":"Richard P."},{"family":"Sack","given":"Lawren"},{"family":"Sainge","given":"Moses N."},{"family":"Sang","given":"Weiguo"},{"family":"Sri</w:instrText>
      </w:r>
      <w:r w:rsidR="00F1571E">
        <w:rPr>
          <w:rFonts w:ascii="Cambria Math" w:hAnsi="Cambria Math" w:cs="Cambria Math"/>
        </w:rPr>
        <w:instrText>‐</w:instrText>
      </w:r>
      <w:r w:rsidR="00F1571E">
        <w:instrText>ngernyuang","given":"Kriangsak"},{"family":"Sukumar","given":"Raman"},{"family":"Sun","given":"I</w:instrText>
      </w:r>
      <w:r w:rsidR="00F1571E">
        <w:rPr>
          <w:rFonts w:ascii="Cambria Math" w:hAnsi="Cambria Math" w:cs="Cambria Math"/>
        </w:rPr>
        <w:instrText>‐</w:instrText>
      </w:r>
      <w:r w:rsidR="00F1571E">
        <w:instrText xml:space="preserve">Fang"},{"family":"Sungpalee","given":"Witchaphart"},{"family":"Suresh","given":"Hebbalalu Sathyanarayana"},{"family":"Tan","given":"Sylvester"},{"family":"Thomas","given":"Sean C."},{"family":"Thomas","given":"Duncan W."},{"family":"Thompson","given":"Jill"},{"family":"Turner","given":"Benjamin L."},{"family":"Uriarte","given":"Maria"},{"family":"Valencia","given":"Renato"},{"family":"Vallejo","given":"Marta I."},{"family":"Vicentini","given":"Alberto"},{"family":"Vrška","given":"Tomáš"},{"family":"Wang","given":"Xihua"},{"family":"Wang","given":"Xugao"},{"family":"Weiblen","given":"George"},{"family":"Wolf","given":"Amy"},{"family":"Xu","given":"Han"},{"family":"Yap","given":"Sandra"},{"family":"Zimmerman","given":"Jess"}],"issued":{"date-parts":[["2015",2]]}}},{"id":2238,"uris":["http://zotero.org/users/7777225/items/7SZVYZAJ"],"itemData":{"id":2238,"type":"article-journal","abstract":"ForestGEO is a network of scientists and long-term forest dynamics plots (FDPs) spanning the Earth's major forest types. ForestGEO's mission is to advance understanding of the diversity and dynamics of forests and to strengthen global capacity for forest science research. ForestGEO is unique among forest plot networks in its large-scale plot dimensions, censusing of all stems ≥1 cm in diameter, inclusion of tropical, temperate and boreal forests, and investigation of additional biotic (e.g., arthropods) and abiotic (e.g., soils) drivers, which together provide a holistic view of forest functioning. The 71 FDPs in 27 countries include approximately 7.33 million living trees and about 12,000 species, representing 20% of the world's known tree diversity. With &gt;1300 published papers, ForestGEO researchers have made significant contributions in two fundamental areas: species coexistence and diversity, and ecosystem functioning. Specifically, defining the major biotic and abiotic controls on the distribution and coexistence of species and functional types and on variation in species' demography has led to improved understanding of how the multiple dimensions of forest diversity are structured across space and time and how this diversity relates to the processes controlling the role of forests in the Earth system. Nevertheless, knowledge gaps remain that impede our ability to predict how forest diversity and function will respond to climate change and other stressors. Meeting these global research challenges requires major advances in standardizing taxonomy of tropical species, resolving the main drivers of forest dynamics, and integrating plot-based ground and remote sensing observations to scale up estimates of forest diversity and function, coupled with improved predictive models. However, they cannot be met without greater financial commitment to sustain the long-term research of ForestGEO and other forest plot networks, greatly expanded scientific capacity across the world's forested nations, and increased collaboration and integration among research networks and disciplines addressing forest science.","citation-key":"daviesForestGEOUnderstandingForest2021","container-title":"Biological Conservation","DOI":"10.1016/j.biocon.2020.108907","ISSN":"0006-3207","journalAbbreviation":"Biol. Conserv.","language":"en","page":"108907","source":"ScienceDirect","title":"ForestGEO: understanding forest diversity and dynamics through a global observatory network","title-short":"ForestGEO","volume":"253","author":[{"family":"Davies","given":"Stuart J."},{"family":"Abiem","given":"Iveren"},{"family":"Abu Salim","given":"Kamariah"},{"family":"Aguilar","given":"Salomón"},{"family":"Allen","given":"David"},{"family":"Alonso","given":"Alfonso"},{"family":"Anderson-Teixeira","given":"Kristina"},{"family":"Andrade","given":"Ana"},{"family":"Arellano","given":"Gabriel"},{"family":"Ashton","given":"Peter S."},{"family":"Baker","given":"Patrick J."},{"family":"Baker","given":"Matthew E."},{"family":"Baltzer","given":"Jennifer L."},{"family":"Basset","given":"Yves"},{"family":"Bissiengou","given":"Pulchérie"},{"family":"Bohlman","given":"Stephanie"},{"family":"Bourg","given":"Norman A."},{"family":"Brockelman","given":"Warren Y."},{"family":"Bunyavejchewin","given":"Sarayudh"},{"family":"Burslem","given":"David F. R. P."},{"family":"Cao","given":"Min"},{"family":"Cárdenas","given":"Dairon"},{"family":"Chang","given":"Li-Wan"},{"family":"Chang-Yang","given":"Chia-Hao"},{"family":"Chao","given":"Kuo-Jung"},{"family":"Chao","given":"Wei-Chun"},{"family":"Chapman","given":"Hazel"},{"family":"Chen","given":"Yu-Yun"},{"family":"Chisholm","given":"Ryan A."},{"family":"Chu","given":"Chengjin"},{"family":"Chuyong","given":"George"},{"family":"Clay","given":"Keith"},{"family":"Comita","given":"Liza S."},{"family":"Condit","given":"Richard"},{"family":"Cordell","given":"Susan"},{"family":"Dattaraja","given":"Handanakere S."},{"family":"Oliveira","given":"Alexandre Adalardo","non-dropping-particle":"de"},{"family":"Ouden","given":"Jan","non-dropping-particle":"den"},{"family":"Detto","given":"Matteo"},{"family":"Dick","given":"Christopher"},{"family":"Du","given":"Xiaojun"},{"family":"Duque","given":"Álvaro"},{"family":"Ediriweera","given":"Sisira"},{"family":"Ellis","given":"Erle C."},{"family":"Obiang","given":"Nestor Laurier Engone"},{"family":"Esufali","given":"Shameema"},{"family":"Ewango","given":"Corneille E. N."},{"family":"Fernando","given":"Edwino S."},{"family":"Filip","given":"Jonah"},{"family":"Fischer","given":"Gunter A."},{"family":"Foster","given":"Robin"},{"family":"Giambelluca","given":"Thomas"},{"family":"Giardina","given":"Christian"},{"family":"Gilbert","given":"Gregory S."},{"family":"Gonzalez-Akre","given":"Erika"},{"family":"Gunatilleke","given":"I. A. U. N."},{"family":"Gunatilleke","given":"C. V. S."},{"family":"Hao","given":"Zhanqing"},{"family":"Hau","given":"Billy C. H."},{"family":"He","given":"Fangliang"},{"family":"Ni","given":"Hongwei"},{"family":"Howe","given":"Robert W."},{"family":"Hubbell","given":"Stephen P."},{"family":"Huth","given":"Andreas"},{"family":"Inman-Narahari","given":"Faith"},{"family":"Itoh","given":"Akira"},{"family":"Janík","given":"David"},{"family":"Jansen","given":"Patrick A."},{"family":"Jiang","given":"Mingxi"},{"family":"Johnson","given":"Daniel J."},{"family":"Jones","given":"F. Andrew"},{"family":"Kanzaki","given":"Mamoru"},{"family":"Kenfack","given":"David"},{"family":"Kiratiprayoon","given":"Somboon"},{"family":"Král","given":"Kamil"},{"family":"Krizel","given":"Lauren"},{"family":"Lao","given":"Suzanne"},{"family":"Larson","given":"Andrew J."},{"family":"Li","given":"Yide"},{"family":"Li","given":"Xiankun"},{"family":"Litton","given":"Creighton M."},{"family":"Liu","given":"Yu"},{"family":"Liu","given":"Shirong"},{"family":"Lum","given":"Shawn K. Y."},{"family":"Luskin","given":"Matthew S."},{"family":"Lutz","given":"James A."},{"family":"Luu","given":"Hong Truong"},{"family":"Ma","given":"Keping"},{"family":"Makana","given":"Jean-Remy"},{"family":"Malhi","given":"Yadvinder"},{"family":"Martin","given":"Adam"},{"family":"McCarthy","given":"Caly"},{"family":"McMahon","given":"Sean M."},{"family":"McShea","given":"William J."},{"family":"Memiaghe","given":"Hervé"},{"family":"Mi","given":"Xiangcheng"},{"family":"Mitre","given":"David"},{"family":"Mohamad","given":"Mohizah"},{"family":"Monks","given":"Logan"},{"family":"Muller-Landau","given":"Helene C."},{"family":"Musili","given":"Paul M."},{"family":"Myers","given":"Jonathan A."},{"family":"Nathalang","given":"Anuttara"},{"family":"Ngo","given":"Kang Min"},{"family":"Norden","given":"Natalia"},{"family":"Novotny","given":"Vojtech"},{"family":"O'Brien","given":"Michael J."},{"family":"Orwig","given":"David"},{"family":"Ostertag","given":"Rebecca"},{"family":"Papathanassiou","given":"Konstantinos"},{"family":"Parker","given":"Geoffrey G."},{"family":"Pérez","given":"Rolando"},{"family":"Perfecto","given":"Ivette"},{"family":"Phillips","given":"Richard P."},{"family":"Pongpattananurak","given":"Nantachai"},{"family":"Pretzsch","given":"Hans"},{"family":"Ren","given":"Haibo"},{"family":"Reynolds","given":"Glen"},{"family":"Rodriguez","given":"Lillian J."},{"family":"Russo","given":"Sabrina E."},{"family":"Sack","given":"Lawren"},{"family":"Sang","given":"Weiguo"},{"family":"Shue","given":"Jessica"},{"family":"Singh","given":"Anudeep"},{"family":"Song","given":"Guo-Zhang M."},{"family":"Sukumar","given":"Raman"},{"family":"Sun","given":"I-Fang"},{"family":"Suresh","given":"Hebbalalu S."},{"family":"Swenson","given":"Nathan G."},{"family":"Tan","given":"Sylvester"},{"family":"Thomas","given":"Sean C."},{"family":"Thomas","given":"Duncan"},{"family":"Thompson","given":"Jill"},{"family":"Turner","given":"Benjamin L."},{"family":"Uowolo","given":"Amanda"},{"family":"Uriarte","given":"María"},{"family":"Valencia","given":"Renato"},{"family":"Vandermeer","given":"John"},{"family":"Vicentini","given":"Alberto"},{"family":"Visser","given":"Marco"},{"family":"Vrska","given":"Tomas"},{"family":"Wang","given":"Xugao"},{"family":"Wang","given":"Xihua"},{"family":"Weiblen","given":"George D."},{"family":"Whitfeld","given":"Timothy J. S."},{"family":"Wolf","given":"Amy"},{"family":"Wright","given":"S. Joseph"},{"family":"Xu","given":"Han"},{"family":"Yao","given":"Tze Leong"},{"family":"Yap","given":"Sandra L."},{"family":"Ye","given":"Wanhui"},{"family":"Yu","given":"Mingjian"},{"family":"Zhang","given":"Minhua"},{"family":"Zhu","given":"Daoguang"},{"family":"Zhu","given":"Li"},{"family":"Zimmerman","given":"Jess K."},{"family":"Zuleta","given":"Daniel"}],"issued":{"date-parts":[["2021",1,1]]}}}],"schema":"https://github.com/citation-style-language/schema/raw/master/csl-citation.json"} </w:instrText>
      </w:r>
      <w:r w:rsidR="00F1571E">
        <w:fldChar w:fldCharType="separate"/>
      </w:r>
      <w:r w:rsidR="00F1571E" w:rsidRPr="00F1571E">
        <w:rPr>
          <w:szCs w:val="24"/>
        </w:rPr>
        <w:t xml:space="preserve">(Anderson‐Teixeira </w:t>
      </w:r>
      <w:r w:rsidR="00F1571E" w:rsidRPr="00F1571E">
        <w:rPr>
          <w:i/>
          <w:iCs/>
          <w:szCs w:val="24"/>
        </w:rPr>
        <w:t>et al.</w:t>
      </w:r>
      <w:r w:rsidR="00F1571E" w:rsidRPr="00F1571E">
        <w:rPr>
          <w:szCs w:val="24"/>
        </w:rPr>
        <w:t xml:space="preserve"> 2015; Davies </w:t>
      </w:r>
      <w:r w:rsidR="00F1571E" w:rsidRPr="00F1571E">
        <w:rPr>
          <w:i/>
          <w:iCs/>
          <w:szCs w:val="24"/>
        </w:rPr>
        <w:t>et al.</w:t>
      </w:r>
      <w:r w:rsidR="00F1571E" w:rsidRPr="00F1571E">
        <w:rPr>
          <w:szCs w:val="24"/>
        </w:rPr>
        <w:t xml:space="preserve"> 2021)</w:t>
      </w:r>
      <w:r w:rsidR="00F1571E">
        <w:fldChar w:fldCharType="end"/>
      </w:r>
      <w:del w:id="154" w:author="Medina-Vega, Jose A." w:date="2026-10-28T12:58:00Z" w16du:dateUtc="2026-10-28T17:58:00Z">
        <w:r w:rsidDel="00F1571E">
          <w:delText xml:space="preserve"> (Condit 1998; Anderson-Teixeira et al. 2015; Davies et al. 2021)</w:delText>
        </w:r>
      </w:del>
      <w:r>
        <w:t xml:space="preserve">. The 50-ha plot on Barro Colorado Island (BCI), Panama, was the first. Stephen Hubbell and Robin Foster established it in 1980; its first census, the 1982 census, ran from 1981 to 1983 (Hubbell and Foster 1983; Hubbell et al. 2024). It became the model for the Forest Global Earth Observatory (ForestGEO), now more than </w:t>
      </w:r>
      <w:del w:id="155" w:author="Medina-Vega, Jose A." w:date="2026-10-28T12:59:00Z" w16du:dateUtc="2026-10-28T17:59:00Z">
        <w:r w:rsidDel="008F41AD">
          <w:delText xml:space="preserve">70 </w:delText>
        </w:r>
      </w:del>
      <w:ins w:id="156" w:author="Medina-Vega, Jose A." w:date="2026-10-28T12:59:00Z" w16du:dateUtc="2026-10-28T17:59:00Z">
        <w:r w:rsidR="008F41AD">
          <w:t>85</w:t>
        </w:r>
        <w:r w:rsidR="008F41AD">
          <w:t xml:space="preserve"> </w:t>
        </w:r>
      </w:ins>
      <w:r>
        <w:t>plots</w:t>
      </w:r>
      <w:del w:id="157" w:author="Medina-Vega, Jose A." w:date="2026-10-28T12:59:00Z" w16du:dateUtc="2026-10-28T17:59:00Z">
        <w:r w:rsidDel="008F41AD">
          <w:delText xml:space="preserve"> </w:delText>
        </w:r>
      </w:del>
      <w:ins w:id="158" w:author="Medina-Vega, Jose A." w:date="2026-10-28T12:59:00Z" w16du:dateUtc="2026-10-28T17:59:00Z">
        <w:r w:rsidR="008F41AD">
          <w:t xml:space="preserve"> </w:t>
        </w:r>
      </w:ins>
      <w:r w:rsidR="008F41AD">
        <w:fldChar w:fldCharType="begin"/>
      </w:r>
      <w:r w:rsidR="008F41AD">
        <w:instrText xml:space="preserve"> ADDIN ZOTERO_ITEM CSL_CITATION {"citationID":"DVlwRCbe","properties":{"unsorted":false,"formattedCitation":"(Condit 1998; Davies {\\i{}et al.} 2021)","plainCitation":"(Condit 1998; Davies et al. 2021)","noteIndex":0},"citationItems":[{"id":11923,"uris":["http://zotero.org/users/7777225/items/X5I4WGZZ"],"itemData":{"id":11923,"type":"book","abstract":"By way of a summary of all the data collected by the mapping teams, I will review what is entered on each of the data sheets. The map sheet was already de scribed in some detail (Fig. 2.2.1A), and includes a circle or a point for the location of each tree and the tree's tag number (the last three or four digits) written next to it. The range of tag numbers used in the quadrat should be written at the top of the sheet. The main data sheet is where most other information about each individual is recorded (Fig. 2.2.1B). As for all sheets, the quadrat number, the first date a quadrat is censused, and the mappers' names are recorded at the top. For each plant, there are blanks for the following information: subquadrat number, tag number, species name, dbh, codes, and problems. Subquadrat number and tag number are straight forward. Size in millimeters is entered in the dbh column, except for multiple stemmed plants or big trees, which get a blank dbh on the main data sheet. Species identification will be handled by separate taxonomy teams (chapter 2.3), but map pers should enter a species name if they know it.","ISBN":"978-3-540-64144-5","language":"en","note":"Google-Books-ID: i59sdrERVwIC","number-of-pages":"236","publisher":"Springer Science &amp; Business Media","source":"Google Books","title":"Tropical Forest Census Plots: Methods and Results from Barro Colorado Island, Panama and a Comparison with Other Plots","title-short":"Tropical Forest Census Plots","author":[{"family":"Condit","given":"Richard"}],"issued":{"date-parts":[["1998",6,26]]}}},{"id":2238,"uris":["http://zotero.org/users/7777225/items/7SZVYZAJ"],"itemData":{"id":2238,"type":"article-journal","abstract":"ForestGEO is a network of scientists and long-term forest dynamics plots (FDPs) spanning the Earth's major forest types. ForestGEO's mission is to advance understanding of the diversity and dynamics of forests and to strengthen global capacity for forest science research. ForestGEO is unique among forest plot networks in its large-scale plot dimensions, censusing of all stems ≥1 cm in diameter, inclusion of tropical, temperate and boreal forests, and investigation of additional biotic (e.g., arthropods) and abiotic (e.g., soils) drivers, which together provide a holistic view of forest functioning. The 71 FDPs in 27 countries include approximately 7.33 million living trees and about 12,000 species, representing 20% of the world's known tree diversity. With &gt;1300 published papers, ForestGEO researchers have made significant contributions in two fundamental areas: species coexistence and diversity, and ecosystem functioning. Specifically, defining the major biotic and abiotic controls on the distribution and coexistence of species and functional types and on variation in species' demography has led to improved understanding of how the multiple dimensions of forest diversity are structured across space and time and how this diversity relates to the processes controlling the role of forests in the Earth system. Nevertheless, knowledge gaps remain that impede our ability to predict how forest diversity and function will respond to climate change and other stressors. Meeting these global research challenges requires major advances in standardizing taxonomy of tropical species, resolving the main drivers of forest dynamics, and integrating plot-based ground and remote sensing observations to scale up estimates of forest diversity and function, coupled with improved predictive models. However, they cannot be met without greater financial commitment to sustain the long-term research of ForestGEO and other forest plot networks, greatly expanded scientific capacity across the world's forested nations, and increased collaboration and integration among research networks and disciplines addressing forest science.","citation-key":"daviesForestGEOUnderstandingForest2021","container-title":"Biological Conservation","DOI":"10.1016/j.biocon.2020.108907","ISSN":"0006-3207","journalAbbreviation":"Biol. Conserv.","language":"en","page":"108907","source":"ScienceDirect","title":"ForestGEO: understanding forest diversity and dynamics through a global observatory network","title-short":"ForestGEO","volume":"253","author":[{"family":"Davies","given":"Stuart J."},{"family":"Abiem","given":"Iveren"},{"family":"Abu Salim","given":"Kamariah"},{"family":"Aguilar","given":"Salomón"},{"family":"Allen","given":"David"},{"family":"Alonso","given":"Alfonso"},{"family":"Anderson-Teixeira","given":"Kristina"},{"family":"Andrade","given":"Ana"},{"family":"Arellano","given":"Gabriel"},{"family":"Ashton","given":"Peter S."},{"family":"Baker","given":"Patrick J."},{"family":"Baker","given":"Matthew E."},{"family":"Baltzer","given":"Jennifer L."},{"family":"Basset","given":"Yves"},{"family":"Bissiengou","given":"Pulchérie"},{"family":"Bohlman","given":"Stephanie"},{"family":"Bourg","given":"Norman A."},{"family":"Brockelman","given":"Warren Y."},{"family":"Bunyavejchewin","given":"Sarayudh"},{"family":"Burslem","given":"David F. R. P."},{"family":"Cao","given":"Min"},{"family":"Cárdenas","given":"Dairon"},{"family":"Chang","given":"Li-Wan"},{"family":"Chang-Yang","given":"Chia-Hao"},{"family":"Chao","given":"Kuo-Jung"},{"family":"Chao","given":"Wei-Chun"},{"family":"Chapman","given":"Hazel"},{"family":"Chen","given":"Yu-Yun"},{"family":"Chisholm","given":"Ryan A."},{"family":"Chu","given":"Chengjin"},{"family":"Chuyong","given":"George"},{"family":"Clay","given":"Keith"},{"family":"Comita","given":"Liza S."},{"family":"Condit","given":"Richard"},{"family":"Cordell","given":"Susan"},{"family":"Dattaraja","given":"Handanakere S."},{"family":"Oliveira","given":"Alexandre Adalardo","non-dropping-particle":"de"},{"family":"Ouden","given":"Jan","non-dropping-particle":"den"},{"family":"Detto","given":"Matteo"},{"family":"Dick","given":"Christopher"},{"family":"Du","given":"Xiaojun"},{"family":"Duque","given":"Álvaro"},{"family":"Ediriweera","given":"Sisira"},{"family":"Ellis","given":"Erle C."},{"family":"Obiang","given":"Nestor Laurier Engone"},{"family":"Esufali","given":"Shameema"},{"family":"Ewango","given":"Corneille E. N."},{"family":"Fernando","given":"Edwino S."},{"family":"Filip","given":"Jonah"},{"family":"Fischer","given":"Gunter A."},{"family":"Foster","given":"Robin"},{"family":"Giambelluca","given":"Thomas"},{"family":"Giardina","given":"Christian"},{"family":"Gilbert","given":"Gregory S."},{"family":"Gonzalez-Akre","given":"Erika"},{"family":"Gunatilleke","given":"I. A. U. N."},{"family":"Gunatilleke","given":"C. V. S."},{"family":"Hao","given":"Zhanqing"},{"family":"Hau","given":"Billy C. H."},{"family":"He","given":"Fangliang"},{"family":"Ni","given":"Hongwei"},{"family":"Howe","given":"Robert W."},{"family":"Hubbell","given":"Stephen P."},{"family":"Huth","given":"Andreas"},{"family":"Inman-Narahari","given":"Faith"},{"family":"Itoh","given":"Akira"},{"family":"Janík","given":"David"},{"family":"Jansen","given":"Patrick A."},{"family":"Jiang","given":"Mingxi"},{"family":"Johnson","given":"Daniel J."},{"family":"Jones","given":"F. Andrew"},{"family":"Kanzaki","given":"Mamoru"},{"family":"Kenfack","given":"David"},{"family":"Kiratiprayoon","given":"Somboon"},{"family":"Král","given":"Kamil"},{"family":"Krizel","given":"Lauren"},{"family":"Lao","given":"Suzanne"},{"family":"Larson","given":"Andrew J."},{"family":"Li","given":"Yide"},{"family":"Li","given":"Xiankun"},{"family":"Litton","given":"Creighton M."},{"family":"Liu","given":"Yu"},{"family":"Liu","given":"Shirong"},{"family":"Lum","given":"Shawn K. Y."},{"family":"Luskin","given":"Matthew S."},{"family":"Lutz","given":"James A."},{"family":"Luu","given":"Hong Truong"},{"family":"Ma","given":"Keping"},{"family":"Makana","given":"Jean-Remy"},{"family":"Malhi","given":"Yadvinder"},{"family":"Martin","given":"Adam"},{"family":"McCarthy","given":"Caly"},{"family":"McMahon","given":"Sean M."},{"family":"McShea","given":"William J."},{"family":"Memiaghe","given":"Hervé"},{"family":"Mi","given":"Xiangcheng"},{"family":"Mitre","given":"David"},{"family":"Mohamad","given":"Mohizah"},{"family":"Monks","given":"Logan"},{"family":"Muller-Landau","given":"Helene C."},{"family":"Musili","given":"Paul M."},{"family":"Myers","given":"Jonathan A."},{"family":"Nathalang","given":"Anuttara"},{"family":"Ngo","given":"Kang Min"},{"family":"Norden","given":"Natalia"},{"family":"Novotny","given":"Vojtech"},{"family":"O'Brien","given":"Michael J."},{"family":"Orwig","given":"David"},{"family":"Ostertag","given":"Rebecca"},{"family":"Papathanassiou","given":"Konstantinos"},{"family":"Parker","given":"Geoffrey G."},{"family":"Pérez","given":"Rolando"},{"family":"Perfecto","given":"Ivette"},{"family":"Phillips","given":"Richard P."},{"family":"Pongpattananurak","given":"Nantachai"},{"family":"Pretzsch","given":"Hans"},{"family":"Ren","given":"Haibo"},{"family":"Reynolds","given":"Glen"},{"family":"Rodriguez","given":"Lillian J."},{"family":"Russo","given":"Sabrina E."},{"family":"Sack","given":"Lawren"},{"family":"Sang","given":"Weiguo"},{"family":"Shue","given":"Jessica"},{"family":"Singh","given":"Anudeep"},{"family":"Song","given":"Guo-Zhang M."},{"family":"Sukumar","given":"Raman"},{"family":"Sun","given":"I-Fang"},{"family":"Suresh","given":"Hebbalalu S."},{"family":"Swenson","given":"Nathan G."},{"family":"Tan","given":"Sylvester"},{"family":"Thomas","given":"Sean C."},{"family":"Thomas","given":"Duncan"},{"family":"Thompson","given":"Jill"},{"family":"Turner","given":"Benjamin L."},{"family":"Uowolo","given":"Amanda"},{"family":"Uriarte","given":"María"},{"family":"Valencia","given":"Renato"},{"family":"Vandermeer","given":"John"},{"family":"Vicentini","given":"Alberto"},{"family":"Visser","given":"Marco"},{"family":"Vrska","given":"Tomas"},{"family":"Wang","given":"Xugao"},{"family":"Wang","given":"Xihua"},{"family":"Weiblen","given":"George D."},{"family":"Whitfeld","given":"Timothy J. S."},{"family":"Wolf","given":"Amy"},{"family":"Wright","given":"S. Joseph"},{"family":"Xu","given":"Han"},{"family":"Yao","given":"Tze Leong"},{"family":"Yap","given":"Sandra L."},{"family":"Ye","given":"Wanhui"},{"family":"Yu","given":"Mingjian"},{"family":"Zhang","given":"Minhua"},{"family":"Zhu","given":"Daoguang"},{"family":"Zhu","given":"Li"},{"family":"Zimmerman","given":"Jess K."},{"family":"Zuleta","given":"Daniel"}],"issued":{"date-parts":[["2021",1,1]]}}}],"schema":"https://github.com/citation-style-language/schema/raw/master/csl-citation.json"} </w:instrText>
      </w:r>
      <w:r w:rsidR="008F41AD">
        <w:fldChar w:fldCharType="separate"/>
      </w:r>
      <w:r w:rsidR="008F41AD" w:rsidRPr="008F41AD">
        <w:rPr>
          <w:szCs w:val="24"/>
        </w:rPr>
        <w:t xml:space="preserve">(Condit 1998; Davies </w:t>
      </w:r>
      <w:r w:rsidR="008F41AD" w:rsidRPr="008F41AD">
        <w:rPr>
          <w:i/>
          <w:iCs/>
          <w:szCs w:val="24"/>
        </w:rPr>
        <w:t>et al.</w:t>
      </w:r>
      <w:r w:rsidR="008F41AD" w:rsidRPr="008F41AD">
        <w:rPr>
          <w:szCs w:val="24"/>
        </w:rPr>
        <w:t xml:space="preserve"> 2021)</w:t>
      </w:r>
      <w:r w:rsidR="008F41AD">
        <w:fldChar w:fldCharType="end"/>
      </w:r>
      <w:del w:id="159" w:author="Medina-Vega, Jose A." w:date="2026-10-28T12:59:00Z" w16du:dateUtc="2026-10-28T17:59:00Z">
        <w:r w:rsidDel="008F41AD">
          <w:delText>(Davies et al. 2021)</w:delText>
        </w:r>
      </w:del>
      <w:r>
        <w:t xml:space="preserve">. Its censuses have been used to study density dependence and coexistence </w:t>
      </w:r>
      <w:r>
        <w:lastRenderedPageBreak/>
        <w:t>(Hubbell et al. 1990, 1999; Comita et al. 2010), habitat associations (Harms et al. 2001), immigration (Condit et al. 2012), demographic trade-offs (Rüger et al. 2018, 2020), compositional change and climate (Feeley et al. 2011; Condit et al. 2017), and biomass dynamics (Chave et al. 2003; Rutishauser et al. 2020; Piponiot et al. 2022, 2024).</w:t>
      </w:r>
      <w:del w:id="160" w:author="Medina-Vega, Jose A." w:date="2026-10-28T13:00:00Z" w16du:dateUtc="2026-10-28T18:00:00Z">
        <w:r w:rsidDel="00D917F1">
          <w:delText xml:space="preserve"> Muller-Landau and Wright (2024) review a century of research on the island.</w:delText>
        </w:r>
      </w:del>
    </w:p>
    <w:p w14:paraId="15CDB93E" w14:textId="5ABEA687" w:rsidR="00AB58AE" w:rsidRDefault="00000000">
      <w:pPr>
        <w:pStyle w:val="BodyText"/>
      </w:pPr>
      <w:r>
        <w:t>The last public release</w:t>
      </w:r>
      <w:del w:id="161" w:author="Medina-Vega, Jose A." w:date="2026-10-28T13:00:00Z" w16du:dateUtc="2026-10-28T18:00:00Z">
        <w:r w:rsidR="009D0D59" w:rsidDel="009D0D59">
          <w:fldChar w:fldCharType="begin"/>
        </w:r>
        <w:r w:rsidR="009D0D59" w:rsidDel="009D0D59">
          <w:delInstrText xml:space="preserve"> PRINTDATE  \* MERGEFORMAT </w:delInstrText>
        </w:r>
        <w:r w:rsidR="009D0D59" w:rsidDel="009D0D59">
          <w:fldChar w:fldCharType="separate"/>
        </w:r>
        <w:r w:rsidR="009D0D59" w:rsidDel="009D0D59">
          <w:rPr>
            <w:noProof/>
          </w:rPr>
          <w:delText>0/0/00 0:00:00 AM</w:delText>
        </w:r>
        <w:r w:rsidR="009D0D59" w:rsidDel="009D0D59">
          <w:fldChar w:fldCharType="end"/>
        </w:r>
      </w:del>
      <w:r>
        <w:t xml:space="preserve"> (Condit et al. 2019a) held eight censuses, 1982–2015</w:t>
      </w:r>
      <w:ins w:id="162" w:author="Medina-Vega, Jose A." w:date="2026-10-28T13:00:00Z" w16du:dateUtc="2026-10-28T18:00:00Z">
        <w:r w:rsidR="0005118C">
          <w:t>.</w:t>
        </w:r>
      </w:ins>
      <w:del w:id="163" w:author="Medina-Vega, Jose A." w:date="2026-10-28T13:00:00Z" w16du:dateUtc="2026-10-28T18:00:00Z">
        <w:r w:rsidDel="0005118C">
          <w:delText>, with stems as the database recorded them.</w:delText>
        </w:r>
      </w:del>
      <w:r>
        <w:t xml:space="preserve"> This release adds the ninth census, taken in 2022–2023</w:t>
      </w:r>
      <w:del w:id="164" w:author="Medina-Vega, Jose A." w:date="2026-10-28T13:01:00Z" w16du:dateUtc="2026-10-28T18:01:00Z">
        <w:r w:rsidDel="00F325F9">
          <w:delText xml:space="preserve"> after the census begun in 2020 was stopped by the COVID-19 pandemic</w:delText>
        </w:r>
      </w:del>
      <w:r>
        <w:t xml:space="preserve">. It updates the species names, documents the names that changed since </w:t>
      </w:r>
      <w:del w:id="165" w:author="Medina-Vega, Jose A." w:date="2026-10-28T13:01:00Z" w16du:dateUtc="2026-10-28T18:01:00Z">
        <w:r w:rsidDel="00253BEB">
          <w:delText>2019</w:delText>
        </w:r>
      </w:del>
      <w:ins w:id="166" w:author="Medina-Vega, Jose A." w:date="2026-10-28T13:01:00Z" w16du:dateUtc="2026-10-28T18:01:00Z">
        <w:r w:rsidR="00253BEB">
          <w:t>the previous release</w:t>
        </w:r>
      </w:ins>
      <w:r>
        <w:t xml:space="preserve">, and makes stems comparable across censuses. Before 2010 the database followed trees, not stems: the tree tag was on the main stem, and the other stems of a tree often received a new database identifier at each census, which cut their histories. Since 2010 every stem has carried its own tag. We reconstructed the earlier stem histories, with their uncertainty, so that stem growth, mortality and </w:t>
      </w:r>
      <w:del w:id="167" w:author="Medina-Vega, Jose A." w:date="2026-10-28T13:02:00Z" w16du:dateUtc="2026-10-28T18:02:00Z">
        <w:r w:rsidDel="00D94036">
          <w:delText xml:space="preserve">recruitment </w:delText>
        </w:r>
      </w:del>
      <w:ins w:id="168" w:author="Medina-Vega, Jose A." w:date="2026-10-28T13:02:00Z" w16du:dateUtc="2026-10-28T18:02:00Z">
        <w:r w:rsidR="00D94036">
          <w:t>ingrowth</w:t>
        </w:r>
        <w:r w:rsidR="00D94036">
          <w:t xml:space="preserve"> </w:t>
        </w:r>
      </w:ins>
      <w:r>
        <w:t>can be computed over four decades.</w:t>
      </w:r>
    </w:p>
    <w:p w14:paraId="104833AD" w14:textId="77777777" w:rsidR="00AB58AE" w:rsidRDefault="00000000">
      <w:pPr>
        <w:pStyle w:val="BodyText"/>
      </w:pPr>
      <w:r>
        <w:t>The data are for ecologists who study tropical forest demography and diversity, for carbon-cycle scientists, and for modellers who calibrate or test vegetation models with plot data.</w:t>
      </w:r>
    </w:p>
    <w:p w14:paraId="3CF33782" w14:textId="77777777" w:rsidR="00AB58AE" w:rsidRDefault="00000000">
      <w:pPr>
        <w:pStyle w:val="Heading1"/>
      </w:pPr>
      <w:bookmarkStart w:id="169" w:name="_ea5c66868f283220c19382d0fdd5a852ec570ca"/>
      <w:r>
        <w:t>Data Availability</w:t>
      </w:r>
      <w:bookmarkEnd w:id="169"/>
    </w:p>
    <w:p w14:paraId="59A550E3" w14:textId="77777777" w:rsidR="00AB58AE" w:rsidRDefault="00000000">
      <w:pPr>
        <w:pStyle w:val="FirstParagraph"/>
      </w:pPr>
      <w:r>
        <w:t>The data, metadata (</w:t>
      </w:r>
      <w:r>
        <w:rPr>
          <w:rStyle w:val="VerbatimChar"/>
        </w:rPr>
        <w:t>Metadata.md</w:t>
      </w:r>
      <w:r>
        <w:t xml:space="preserve">), README and code are archived at </w:t>
      </w:r>
      <w:r>
        <w:rPr>
          <w:highlight w:val="yellow"/>
        </w:rPr>
        <w:t>repository, https://doi.org/xxxx</w:t>
      </w:r>
      <w:r>
        <w:t xml:space="preserve"> under </w:t>
      </w:r>
      <w:r>
        <w:rPr>
          <w:highlight w:val="yellow"/>
        </w:rPr>
        <w:t>license: CC0 1.0 or CC BY 4.0</w:t>
      </w:r>
      <w:r>
        <w:t xml:space="preserve">. The data are R data files (Table 2). The package code loads the files and reproduces every table and number of this paper. The code that builds the tables from the export of the ForestGEO database, including the stem reconstruction, is at </w:t>
      </w:r>
      <w:hyperlink r:id="rId5">
        <w:r w:rsidR="00AB58AE">
          <w:rPr>
            <w:rStyle w:val="Hyperlink"/>
          </w:rPr>
          <w:t>https://github.com/jamedina09/BCI50ha_StemReconstruction_Rtables</w:t>
        </w:r>
      </w:hyperlink>
      <w:r>
        <w:t xml:space="preserve">, archived at </w:t>
      </w:r>
      <w:r>
        <w:rPr>
          <w:highlight w:val="yellow"/>
        </w:rPr>
        <w:t>Zenodo DOI</w:t>
      </w:r>
      <w:r>
        <w:t>. Please cite this paper and the data package, and the publications that ForestGEO asks users of the BCI data to cite (Condit 1998; Hubbell et al. 1999; Condit et al. 2019a, 2019b). Please work from the census tables rather than rebuild them from the database records, so that analyses of the plot remain comparable. Questions go to the corresponding author; copies of publications to ForestGEO (forestgeo@si.edu).</w:t>
      </w:r>
    </w:p>
    <w:p w14:paraId="361D0C6D" w14:textId="77777777" w:rsidR="00AB58AE" w:rsidRDefault="00000000">
      <w:pPr>
        <w:pStyle w:val="Heading1"/>
      </w:pPr>
      <w:bookmarkStart w:id="170" w:name="_70e9162ced743202080b21b7a674632d04323a4"/>
      <w:r>
        <w:t>Data Description</w:t>
      </w:r>
      <w:bookmarkEnd w:id="170"/>
    </w:p>
    <w:p w14:paraId="13728406" w14:textId="2FC8D75D" w:rsidR="00AB58AE" w:rsidRDefault="00000000">
      <w:pPr>
        <w:pStyle w:val="FirstParagraph"/>
      </w:pPr>
      <w:r>
        <w:rPr>
          <w:b/>
          <w:bCs/>
        </w:rPr>
        <w:t>Extent and resolution.</w:t>
      </w:r>
      <w:r>
        <w:t xml:space="preserve"> The plot is a 1000 × 500 m rectangle (50 ha) of 1,250 quadrats of 20 × 20 m. The nine censuses span </w:t>
      </w:r>
      <w:del w:id="171" w:author="Medina-Vega, Jose A." w:date="2026-10-28T13:47:00Z" w16du:dateUtc="2026-10-28T18:47:00Z">
        <w:r w:rsidDel="00170A75">
          <w:delText xml:space="preserve">March </w:delText>
        </w:r>
      </w:del>
      <w:r>
        <w:t xml:space="preserve">1981 to </w:t>
      </w:r>
      <w:del w:id="172" w:author="Medina-Vega, Jose A." w:date="2026-10-28T13:47:00Z" w16du:dateUtc="2026-10-28T18:47:00Z">
        <w:r w:rsidDel="00170A75">
          <w:delText xml:space="preserve">December </w:delText>
        </w:r>
      </w:del>
      <w:r>
        <w:t>2023 (Table 1); 95% of the records of a census were taken within 8–10 months, except in 1981–1982 (19 months) and 2022–2023 (15 months). Consecutive censuses of a tree were about 5 years apart, except 3.4 years (censuses 1–2) and 7.5 years (8–9).</w:t>
      </w:r>
    </w:p>
    <w:p w14:paraId="2B3F862A" w14:textId="3B2FA1B6" w:rsidR="00AB58AE" w:rsidRDefault="00000000">
      <w:pPr>
        <w:pStyle w:val="BodyText"/>
      </w:pPr>
      <w:r>
        <w:rPr>
          <w:b/>
          <w:bCs/>
        </w:rPr>
        <w:t>Taxa.</w:t>
      </w:r>
      <w:r>
        <w:t xml:space="preserve"> The censuses include every free-standing woody plant: trees, shrubs, palms, tree ferns and strangler figs; lianas are not included. The 327 taxa of the species table belong to 191 genera and 62 families. Four are morphospecies, and one further code (</w:t>
      </w:r>
      <w:r>
        <w:rPr>
          <w:rStyle w:val="VerbatimChar"/>
        </w:rPr>
        <w:t>uniden</w:t>
      </w:r>
      <w:r>
        <w:t xml:space="preserve">) marks 74 </w:t>
      </w:r>
      <w:ins w:id="173" w:author="Medina-Vega, Jose A." w:date="2026-10-28T13:48:00Z" w16du:dateUtc="2026-10-28T18:48:00Z">
        <w:r w:rsidR="006F46C7">
          <w:t xml:space="preserve">not </w:t>
        </w:r>
      </w:ins>
      <w:del w:id="174" w:author="Medina-Vega, Jose A." w:date="2026-10-28T13:48:00Z" w16du:dateUtc="2026-10-28T18:48:00Z">
        <w:r w:rsidDel="006F46C7">
          <w:delText xml:space="preserve">trees never </w:delText>
        </w:r>
      </w:del>
      <w:r>
        <w:t>identified</w:t>
      </w:r>
      <w:ins w:id="175" w:author="Medina-Vega, Jose A." w:date="2026-10-28T13:48:00Z" w16du:dateUtc="2026-10-28T18:48:00Z">
        <w:r w:rsidR="006F46C7">
          <w:t xml:space="preserve"> individuals</w:t>
        </w:r>
      </w:ins>
      <w:r>
        <w:t>.</w:t>
      </w:r>
    </w:p>
    <w:p w14:paraId="3F0AC4A3" w14:textId="77777777" w:rsidR="00AB58AE" w:rsidRDefault="00000000">
      <w:pPr>
        <w:pStyle w:val="BodyText"/>
      </w:pPr>
      <w:r>
        <w:rPr>
          <w:b/>
          <w:bCs/>
        </w:rPr>
        <w:t>Sampling unit.</w:t>
      </w:r>
      <w:r>
        <w:t xml:space="preserve"> Each row is a stem in one census. A tree (</w:t>
      </w:r>
      <w:r>
        <w:rPr>
          <w:rStyle w:val="VerbatimChar"/>
        </w:rPr>
        <w:t>treeID</w:t>
      </w:r>
      <w:r>
        <w:t xml:space="preserve">, with its field </w:t>
      </w:r>
      <w:r>
        <w:rPr>
          <w:rStyle w:val="VerbatimChar"/>
        </w:rPr>
        <w:t>tag</w:t>
      </w:r>
      <w:r>
        <w:t xml:space="preserve">) has one or more stems, and </w:t>
      </w:r>
      <w:r>
        <w:rPr>
          <w:rStyle w:val="VerbatimChar"/>
        </w:rPr>
        <w:t>treeID</w:t>
      </w:r>
      <w:r>
        <w:t xml:space="preserve"> and </w:t>
      </w:r>
      <w:r>
        <w:rPr>
          <w:rStyle w:val="VerbatimChar"/>
        </w:rPr>
        <w:t>stemID</w:t>
      </w:r>
      <w:r>
        <w:t xml:space="preserve"> together identify a stem.</w:t>
      </w:r>
    </w:p>
    <w:p w14:paraId="1B2670B7" w14:textId="5ED7F2C0" w:rsidR="00AB58AE" w:rsidRDefault="00000000">
      <w:pPr>
        <w:pStyle w:val="BodyText"/>
      </w:pPr>
      <w:r>
        <w:rPr>
          <w:b/>
          <w:bCs/>
        </w:rPr>
        <w:t>Tables.</w:t>
      </w:r>
      <w:r>
        <w:t xml:space="preserve"> The data package holds nine census tables, a species table and the posterior samples of the stem reconstruction (Table 2). The census tables (</w:t>
      </w:r>
      <w:r>
        <w:rPr>
          <w:rStyle w:val="VerbatimChar"/>
        </w:rPr>
        <w:t>bci.stem1</w:t>
      </w:r>
      <w:r>
        <w:t xml:space="preserve"> to </w:t>
      </w:r>
      <w:r>
        <w:rPr>
          <w:rStyle w:val="VerbatimChar"/>
        </w:rPr>
        <w:t>bci.stem9</w:t>
      </w:r>
      <w:r>
        <w:t xml:space="preserve">, in the ForestGEO R-table format) each have 646,813 rows and 17 columns (Table 3): one row for every stem ever recorded, in the same order in all tables (by </w:t>
      </w:r>
      <w:r>
        <w:rPr>
          <w:rStyle w:val="VerbatimChar"/>
        </w:rPr>
        <w:t>treeID</w:t>
      </w:r>
      <w:r>
        <w:t xml:space="preserve">, then </w:t>
      </w:r>
      <w:r>
        <w:rPr>
          <w:rStyle w:val="VerbatimChar"/>
        </w:rPr>
        <w:t>stemID</w:t>
      </w:r>
      <w:r>
        <w:t xml:space="preserve">), including the censuses before the stem appeared and after it died. The species table (328 rows, 17 columns) gives for each species code the taxonomy, authority, synonyms, growth forms, common name, herbarium collections and, for the 50 </w:t>
      </w:r>
      <w:r>
        <w:lastRenderedPageBreak/>
        <w:t>codes renamed since 2019, the 2019 name and the kind of change</w:t>
      </w:r>
      <w:del w:id="176" w:author="Medina-Vega, Jose A." w:date="2026-10-28T13:50:00Z" w16du:dateUtc="2026-10-28T18:50:00Z">
        <w:r w:rsidDel="0082756E">
          <w:delText xml:space="preserve">; it joins the census tables on </w:delText>
        </w:r>
        <w:r w:rsidDel="0082756E">
          <w:rPr>
            <w:rStyle w:val="VerbatimChar"/>
          </w:rPr>
          <w:delText>sp</w:delText>
        </w:r>
      </w:del>
      <w:r>
        <w:t xml:space="preserve">. The posterior file holds one row per distinct reconstruction sampled for each of 131,999 trees (1,554,448 rows) and joins the census tables on </w:t>
      </w:r>
      <w:r>
        <w:rPr>
          <w:rStyle w:val="VerbatimChar"/>
        </w:rPr>
        <w:t>treeID</w:t>
      </w:r>
      <w:r>
        <w:t xml:space="preserve"> and </w:t>
      </w:r>
      <w:r>
        <w:rPr>
          <w:rStyle w:val="VerbatimChar"/>
        </w:rPr>
        <w:t>StemPaths</w:t>
      </w:r>
      <w:r>
        <w:t>.</w:t>
      </w:r>
    </w:p>
    <w:p w14:paraId="2CBEEB9B" w14:textId="77777777" w:rsidR="00AB58AE" w:rsidRDefault="00000000">
      <w:pPr>
        <w:pStyle w:val="BodyText"/>
      </w:pPr>
      <w:r>
        <w:rPr>
          <w:b/>
          <w:bCs/>
        </w:rPr>
        <w:t>Sample sizes.</w:t>
      </w:r>
      <w:r>
        <w:t xml:space="preserve"> Living trees ranged from 244,252 (1990) to 203,489 (2022–2023; Table 1).</w:t>
      </w:r>
    </w:p>
    <w:p w14:paraId="33616BF5" w14:textId="57D6ED9F" w:rsidR="00F16585" w:rsidRDefault="00000000">
      <w:pPr>
        <w:pStyle w:val="BodyText"/>
      </w:pPr>
      <w:r>
        <w:rPr>
          <w:b/>
          <w:bCs/>
        </w:rPr>
        <w:t>Census 9.</w:t>
      </w:r>
      <w:r>
        <w:t xml:space="preserve"> The living trees of 2022–2023 (4,070 ha</w:t>
      </w:r>
      <w:r>
        <w:rPr>
          <w:vertAlign w:val="superscript"/>
        </w:rPr>
        <w:t>−1</w:t>
      </w:r>
      <w:r>
        <w:t>) belonged to 300 species, 179 genera and 59 families and had a basal area of 31.35 m</w:t>
      </w:r>
      <w:r>
        <w:rPr>
          <w:vertAlign w:val="superscript"/>
        </w:rPr>
        <w:t>2</w:t>
      </w:r>
      <w:r>
        <w:t xml:space="preserve"> ha</w:t>
      </w:r>
      <w:r>
        <w:rPr>
          <w:vertAlign w:val="superscript"/>
        </w:rPr>
        <w:t>−1</w:t>
      </w:r>
      <w:r>
        <w:t xml:space="preserve">, from the diameters as recorded. Of the species, 212 (70.7%) had fewer than 339 individuals (half the mean abundance), 67 had ten or fewer, and 22 were singletons. </w:t>
      </w:r>
      <w:r>
        <w:rPr>
          <w:i/>
          <w:iCs/>
        </w:rPr>
        <w:t>Pombalia prunifolia</w:t>
      </w:r>
      <w:r>
        <w:t xml:space="preserve">, </w:t>
      </w:r>
      <w:r>
        <w:rPr>
          <w:i/>
          <w:iCs/>
        </w:rPr>
        <w:t>Faramea occidentalis</w:t>
      </w:r>
      <w:r>
        <w:t xml:space="preserve"> and </w:t>
      </w:r>
      <w:r>
        <w:rPr>
          <w:i/>
          <w:iCs/>
        </w:rPr>
        <w:t>Trichilia tuberculata</w:t>
      </w:r>
      <w:r>
        <w:t xml:space="preserve"> made up 27.7% of the trees, and </w:t>
      </w:r>
      <w:r>
        <w:rPr>
          <w:i/>
          <w:iCs/>
        </w:rPr>
        <w:t>Quararibea stenophylla</w:t>
      </w:r>
      <w:r>
        <w:t xml:space="preserve">, </w:t>
      </w:r>
      <w:r>
        <w:rPr>
          <w:i/>
          <w:iCs/>
        </w:rPr>
        <w:t>Prioria copaifera</w:t>
      </w:r>
      <w:r>
        <w:t xml:space="preserve"> and </w:t>
      </w:r>
      <w:r>
        <w:rPr>
          <w:i/>
          <w:iCs/>
        </w:rPr>
        <w:t>Alseis blackiana</w:t>
      </w:r>
      <w:r>
        <w:t xml:space="preserve"> had the largest basal areas. Rubiaceae, Violaceae and Fabaceae had the most trees, and Malvaceae, Fabaceae and Rubiaceae the largest </w:t>
      </w:r>
      <w:ins w:id="177" w:author="Medina-Vega, Jose A." w:date="2026-10-28T13:50:00Z" w16du:dateUtc="2026-10-28T18:50:00Z">
        <w:r w:rsidR="00283584">
          <w:t xml:space="preserve">total </w:t>
        </w:r>
      </w:ins>
      <w:r>
        <w:t>basal areas.</w:t>
      </w:r>
    </w:p>
    <w:p w14:paraId="3B7756E4" w14:textId="77777777" w:rsidR="00AB58AE" w:rsidRDefault="00000000">
      <w:pPr>
        <w:pStyle w:val="BodyText"/>
      </w:pPr>
      <w:r>
        <w:rPr>
          <w:b/>
          <w:bCs/>
        </w:rPr>
        <w:t>Records and status.</w:t>
      </w:r>
      <w:r>
        <w:t xml:space="preserve"> Each row keeps the field record unedited: diameter (</w:t>
      </w:r>
      <w:r>
        <w:rPr>
          <w:rStyle w:val="VerbatimChar"/>
        </w:rPr>
        <w:t>dbh</w:t>
      </w:r>
      <w:r>
        <w:t>, mm), height of measurement (</w:t>
      </w:r>
      <w:r>
        <w:rPr>
          <w:rStyle w:val="VerbatimChar"/>
        </w:rPr>
        <w:t>hom</w:t>
      </w:r>
      <w:r>
        <w:t>, m), date (</w:t>
      </w:r>
      <w:r>
        <w:rPr>
          <w:rStyle w:val="VerbatimChar"/>
        </w:rPr>
        <w:t>ExactDate</w:t>
      </w:r>
      <w:r>
        <w:t>), codes and field status (</w:t>
      </w:r>
      <w:r>
        <w:rPr>
          <w:rStyle w:val="VerbatimChar"/>
        </w:rPr>
        <w:t>DFstatus</w:t>
      </w:r>
      <w:r>
        <w:t xml:space="preserve">); these are empty in a census without a record. </w:t>
      </w:r>
      <w:r>
        <w:rPr>
          <w:rStyle w:val="VerbatimChar"/>
        </w:rPr>
        <w:t>Rstatus</w:t>
      </w:r>
      <w:r>
        <w:t xml:space="preserve"> gives every stem a status in every census (Table 4), </w:t>
      </w:r>
      <w:r>
        <w:rPr>
          <w:rStyle w:val="VerbatimChar"/>
        </w:rPr>
        <w:t>date</w:t>
      </w:r>
      <w:r>
        <w:t xml:space="preserve"> gives every row a date, and </w:t>
      </w:r>
      <w:r>
        <w:rPr>
          <w:rStyle w:val="VerbatimChar"/>
        </w:rPr>
        <w:t>gx</w:t>
      </w:r>
      <w:r>
        <w:t xml:space="preserve"> and </w:t>
      </w:r>
      <w:r>
        <w:rPr>
          <w:rStyle w:val="VerbatimChar"/>
        </w:rPr>
        <w:t>gy</w:t>
      </w:r>
      <w:r>
        <w:t xml:space="preserve"> give one location per tree.</w:t>
      </w:r>
    </w:p>
    <w:p w14:paraId="6C4D4E34" w14:textId="77777777" w:rsidR="00AB58AE" w:rsidRDefault="00000000">
      <w:pPr>
        <w:pStyle w:val="Heading1"/>
      </w:pPr>
      <w:bookmarkStart w:id="178" w:name="_1471c892dc6fdf861f7d8b14b23813665a14d7a"/>
      <w:r>
        <w:t>Summary of Methods</w:t>
      </w:r>
      <w:bookmarkEnd w:id="178"/>
    </w:p>
    <w:p w14:paraId="6CBE17E0" w14:textId="05224B9F" w:rsidR="00AB58AE" w:rsidRDefault="00000000">
      <w:pPr>
        <w:pStyle w:val="FirstParagraph"/>
      </w:pPr>
      <w:r>
        <w:rPr>
          <w:b/>
          <w:bCs/>
        </w:rPr>
        <w:t>Site.</w:t>
      </w:r>
      <w:r>
        <w:t xml:space="preserve"> </w:t>
      </w:r>
      <w:ins w:id="179" w:author="Medina-Vega, Jose A." w:date="2026-10-28T13:51:00Z" w16du:dateUtc="2026-10-28T18:51:00Z">
        <w:r w:rsidR="009A5161">
          <w:t>Barro Colorado Island (</w:t>
        </w:r>
      </w:ins>
      <w:r>
        <w:t>BCI</w:t>
      </w:r>
      <w:ins w:id="180" w:author="Medina-Vega, Jose A." w:date="2026-10-28T13:51:00Z" w16du:dateUtc="2026-10-28T18:51:00Z">
        <w:r w:rsidR="009A5161">
          <w:t xml:space="preserve">; </w:t>
        </w:r>
      </w:ins>
      <w:del w:id="181" w:author="Medina-Vega, Jose A." w:date="2026-10-28T13:51:00Z" w16du:dateUtc="2026-10-28T18:51:00Z">
        <w:r w:rsidDel="009A5161">
          <w:delText xml:space="preserve"> (</w:delText>
        </w:r>
      </w:del>
      <w:r>
        <w:t>9.15° N, 79.85° W) is a 15.6-km</w:t>
      </w:r>
      <w:r>
        <w:rPr>
          <w:vertAlign w:val="superscript"/>
        </w:rPr>
        <w:t>2</w:t>
      </w:r>
      <w:r>
        <w:t xml:space="preserve"> island in Gatun Lake, Panama, isolated when the lake was formed during the construction of the Panama Canal (1910–1914) and protected since 1923. It is part of the Barro Colorado Nature Monument, where the Smithsonian Tropical Research Institute runs a field station. The plot lies on the central plateau of the island, at 120–160 m above sea level, in old-growth lowland tropical moist forest that includes a small area of younger forest (Harms et al. 2001). From 1982 to 2023, annual rainfall averaged 2,621 mm (range 1,699–4,135 mm), 9% of it in the dry season from January to April (Leigh 1999), and the mean air temperature was 25.9 °C (Paton 2026).</w:t>
      </w:r>
    </w:p>
    <w:p w14:paraId="53A6D74C" w14:textId="735F7C60" w:rsidR="00AB58AE" w:rsidRDefault="00000000">
      <w:pPr>
        <w:pStyle w:val="BodyText"/>
      </w:pPr>
      <w:r>
        <w:rPr>
          <w:b/>
          <w:bCs/>
        </w:rPr>
        <w:t>Census protocol.</w:t>
      </w:r>
      <w:r>
        <w:t xml:space="preserve"> The censuses follow Condit (1998) and the ForestGEO standards (Condit et al. 2014). Every free-standing woody stem with a DBH of at least 10 mm is mapped within its 20 × 20 m quadrat, identified and measured at 1.3 m or, where the trunk is buttressed or deformed there, above the irregularity, and the height of measurement is recorded. Each tree carries a numbered tag; since 2010 every stem has also carried its own tag, whereas before 2010 the other stems of a tree were measured untagged. Each census revisits every tree recorded before and adds the stems that have reached 10 mm</w:t>
      </w:r>
      <w:ins w:id="182" w:author="Medina-Vega, Jose A." w:date="2026-10-28T13:53:00Z" w16du:dateUtc="2026-10-28T18:53:00Z">
        <w:r w:rsidR="000F5399">
          <w:t xml:space="preserve"> (or 1 cm)</w:t>
        </w:r>
      </w:ins>
      <w:r>
        <w:t>. The plot’s botanists identify the plants in the field.</w:t>
      </w:r>
    </w:p>
    <w:p w14:paraId="429E603E" w14:textId="55E15CB3" w:rsidR="00AB58AE" w:rsidDel="00413010" w:rsidRDefault="00000000">
      <w:pPr>
        <w:pStyle w:val="BodyText"/>
        <w:rPr>
          <w:del w:id="183" w:author="Medina-Vega, Jose A." w:date="2026-10-28T13:54:00Z" w16du:dateUtc="2026-10-28T18:54:00Z"/>
        </w:rPr>
      </w:pPr>
      <w:del w:id="184" w:author="Medina-Vega, Jose A." w:date="2026-10-28T13:54:00Z" w16du:dateUtc="2026-10-28T18:54:00Z">
        <w:r w:rsidDel="00413010">
          <w:rPr>
            <w:b/>
            <w:bCs/>
          </w:rPr>
          <w:delText>From the database to the tables.</w:delText>
        </w:r>
        <w:r w:rsidDel="00413010">
          <w:delText xml:space="preserve"> The records were exported from the plot’s ForestGEO database on 13 October 2026, without the partial census of 2020 (135 of 1,250 quadrats). A stem measured at two heights in one census keeps the higher measurement. Species codes come from the database and names from the lists of the plot’s botanists, with the Flora de Panamá list taking priority, checked against World Flora Online (WFO 2026; Kindt 2020).</w:delText>
        </w:r>
      </w:del>
    </w:p>
    <w:p w14:paraId="50DEF800" w14:textId="7B2343CD" w:rsidR="00AB58AE" w:rsidDel="008D039E" w:rsidRDefault="00000000">
      <w:pPr>
        <w:pStyle w:val="BodyText"/>
        <w:rPr>
          <w:del w:id="185" w:author="Medina-Vega, Jose A." w:date="2026-10-28T13:59:00Z" w16du:dateUtc="2026-10-28T18:59:00Z"/>
        </w:rPr>
      </w:pPr>
      <w:r>
        <w:rPr>
          <w:b/>
          <w:bCs/>
        </w:rPr>
        <w:t>Stem reconstruction</w:t>
      </w:r>
      <w:ins w:id="186" w:author="Medina-Vega, Jose A." w:date="2026-10-28T13:56:00Z" w16du:dateUtc="2026-10-28T18:56:00Z">
        <w:r w:rsidR="00A62650">
          <w:rPr>
            <w:b/>
            <w:bCs/>
          </w:rPr>
          <w:t xml:space="preserve"> prior to 2010</w:t>
        </w:r>
      </w:ins>
      <w:r>
        <w:rPr>
          <w:b/>
          <w:bCs/>
        </w:rPr>
        <w:t>.</w:t>
      </w:r>
      <w:r>
        <w:t xml:space="preserve"> The 327,991 trees with a single database stem </w:t>
      </w:r>
      <w:del w:id="187" w:author="Medina-Vega, Jose A." w:date="2026-10-28T13:55:00Z" w16du:dateUtc="2026-10-28T18:55:00Z">
        <w:r w:rsidDel="00C06D2B">
          <w:delText xml:space="preserve">and no stem tag </w:delText>
        </w:r>
      </w:del>
      <w:r>
        <w:t>needed no reconstruction. In the other 132,220 trees, the identities fixed in the field were kept</w:t>
      </w:r>
      <w:ins w:id="188" w:author="Medina-Vega, Jose A." w:date="2026-10-28T13:57:00Z" w16du:dateUtc="2026-10-28T18:57:00Z">
        <w:r w:rsidR="003169DD">
          <w:t xml:space="preserve"> (i.e., </w:t>
        </w:r>
      </w:ins>
      <w:del w:id="189" w:author="Medina-Vega, Jose A." w:date="2026-10-28T13:57:00Z" w16du:dateUtc="2026-10-28T18:57:00Z">
        <w:r w:rsidDel="003169DD">
          <w:delText xml:space="preserve">: </w:delText>
        </w:r>
      </w:del>
      <w:r>
        <w:t>every stem tagged from 2010 on</w:t>
      </w:r>
      <w:ins w:id="190" w:author="Medina-Vega, Jose A." w:date="2026-10-28T13:57:00Z" w16du:dateUtc="2026-10-28T18:57:00Z">
        <w:r w:rsidR="003169DD">
          <w:t>)</w:t>
        </w:r>
      </w:ins>
      <w:del w:id="191" w:author="Medina-Vega, Jose A." w:date="2026-10-28T13:56:00Z" w16du:dateUtc="2026-10-28T18:56:00Z">
        <w:r w:rsidDel="00CF3D8A">
          <w:delText>,</w:delText>
        </w:r>
      </w:del>
      <w:del w:id="192" w:author="Medina-Vega, Jose A." w:date="2026-10-28T13:55:00Z" w16du:dateUtc="2026-10-28T18:55:00Z">
        <w:r w:rsidDel="00CF3D8A">
          <w:delText xml:space="preserve"> and the database stem identifiers that link the records of one stem, unless the measurements contradict them</w:delText>
        </w:r>
      </w:del>
      <w:r>
        <w:t xml:space="preserve">. An exact dynamic program then assigned the remaining measurements to stems, finding the most probable stem histories under a model of </w:t>
      </w:r>
      <w:ins w:id="193" w:author="Medina-Vega, Jose A." w:date="2026-10-28T13:57:00Z" w16du:dateUtc="2026-10-28T18:57:00Z">
        <w:r w:rsidR="000630B9">
          <w:t xml:space="preserve">stem </w:t>
        </w:r>
      </w:ins>
      <w:r>
        <w:t xml:space="preserve">growth, </w:t>
      </w:r>
      <w:ins w:id="194" w:author="Medina-Vega, Jose A." w:date="2026-10-28T13:57:00Z" w16du:dateUtc="2026-10-28T18:57:00Z">
        <w:r w:rsidR="000630B9">
          <w:t xml:space="preserve">stem </w:t>
        </w:r>
      </w:ins>
      <w:r>
        <w:t xml:space="preserve">mortality and </w:t>
      </w:r>
      <w:del w:id="195" w:author="Medina-Vega, Jose A." w:date="2026-10-28T13:57:00Z" w16du:dateUtc="2026-10-28T18:57:00Z">
        <w:r w:rsidDel="000630B9">
          <w:delText xml:space="preserve">recruitment </w:delText>
        </w:r>
      </w:del>
      <w:ins w:id="196" w:author="Medina-Vega, Jose A." w:date="2026-10-28T13:57:00Z" w16du:dateUtc="2026-10-28T18:57:00Z">
        <w:r w:rsidR="000630B9">
          <w:t>stem ingrowth</w:t>
        </w:r>
        <w:r w:rsidR="000630B9">
          <w:t xml:space="preserve"> </w:t>
        </w:r>
      </w:ins>
      <w:r>
        <w:t xml:space="preserve">estimated from the stems tagged </w:t>
      </w:r>
      <w:ins w:id="197" w:author="Medina-Vega, Jose A." w:date="2026-10-28T14:10:00Z" w16du:dateUtc="2026-10-28T19:10:00Z">
        <w:r w:rsidR="001E0EFD">
          <w:t xml:space="preserve">from two census intervals between </w:t>
        </w:r>
      </w:ins>
      <w:r>
        <w:t>in 2010–2023.</w:t>
      </w:r>
      <w:del w:id="198" w:author="Medina-Vega, Jose A." w:date="2026-10-28T13:58:00Z" w16du:dateUtc="2026-10-28T18:58:00Z">
        <w:r w:rsidDel="0075528B">
          <w:delText xml:space="preserve"> Field codes constrain the solution: a stump (broken, with no measurable diameter) ends the stem that broke, and a broken or resprouting stem measured at 1.3 m starts a new stem.</w:delText>
        </w:r>
      </w:del>
      <w:r>
        <w:t xml:space="preserve"> Palm clumps, strangler figs and trees too large for the exact program were solved by a probabilistic matcher under the same model. </w:t>
      </w:r>
      <w:del w:id="199" w:author="Medina-Vega, Jose A." w:date="2026-10-28T13:58:00Z" w16du:dateUtc="2026-10-28T18:58:00Z">
        <w:r w:rsidDel="0075528B">
          <w:delText xml:space="preserve">Stems split only because the point of measurement moved were rejoined. </w:delText>
        </w:r>
      </w:del>
      <w:r>
        <w:t>The reconstruction of each tree was sampled 200 times, and the tables carry the most probable one</w:t>
      </w:r>
      <w:del w:id="200" w:author="Medina-Vega, Jose A." w:date="2026-10-28T13:58:00Z" w16du:dateUtc="2026-10-28T18:58:00Z">
        <w:r w:rsidDel="00D959D1">
          <w:delText xml:space="preserve"> (Part 2 and the code give the full method)</w:delText>
        </w:r>
      </w:del>
      <w:r>
        <w:t>.</w:t>
      </w:r>
    </w:p>
    <w:p w14:paraId="14DCEACC" w14:textId="7AC0CAEA" w:rsidR="00AB58AE" w:rsidRDefault="00000000">
      <w:pPr>
        <w:pStyle w:val="BodyText"/>
      </w:pPr>
      <w:del w:id="201" w:author="Medina-Vega, Jose A." w:date="2026-10-28T13:59:00Z" w16du:dateUtc="2026-10-28T18:59:00Z">
        <w:r w:rsidDel="008D039E">
          <w:rPr>
            <w:b/>
            <w:bCs/>
          </w:rPr>
          <w:delText>Status, dates and locations.</w:delText>
        </w:r>
        <w:r w:rsidDel="008D039E">
          <w:delText xml:space="preserve"> </w:delText>
        </w:r>
        <w:r w:rsidDel="008D039E">
          <w:rPr>
            <w:rStyle w:val="VerbatimChar"/>
          </w:rPr>
          <w:delText>Rstatus</w:delText>
        </w:r>
        <w:r w:rsidDel="008D039E">
          <w:delText xml:space="preserve"> follows explicit rules (Table 4). A row without a recorded date takes the most common date of its tree in that census, else of its quadrat, else of the census, and each tree takes the most common coordinates of its stems.</w:delText>
        </w:r>
        <w:r w:rsidDel="00195ACF">
          <w:delText xml:space="preserve"> </w:delText>
        </w:r>
      </w:del>
      <w:del w:id="202" w:author="Medina-Vega, Jose A." w:date="2026-10-28T13:58:00Z" w16du:dateUtc="2026-10-28T18:58:00Z">
        <w:r w:rsidDel="00195ACF">
          <w:delText>Every step is scripted and stops if a check fails.</w:delText>
        </w:r>
      </w:del>
    </w:p>
    <w:p w14:paraId="7A2862EE" w14:textId="77777777" w:rsidR="00AB58AE" w:rsidRDefault="00000000">
      <w:pPr>
        <w:pStyle w:val="Heading1"/>
      </w:pPr>
      <w:bookmarkStart w:id="203" w:name="_65750119bb3c3ff1d065dada769595bc7933c81"/>
      <w:r>
        <w:lastRenderedPageBreak/>
        <w:t>Limitations and Challenges</w:t>
      </w:r>
      <w:bookmarkEnd w:id="203"/>
    </w:p>
    <w:p w14:paraId="7A6847F5" w14:textId="77777777" w:rsidR="00AB58AE" w:rsidRDefault="00000000">
      <w:pPr>
        <w:pStyle w:val="FirstParagraph"/>
      </w:pPr>
      <w:r>
        <w:rPr>
          <w:b/>
          <w:bCs/>
        </w:rPr>
        <w:t>Reconstructed stems.</w:t>
      </w:r>
      <w:r>
        <w:t xml:space="preserve"> Before 2010 the stems of multi-stemmed trees are inferred, not observed. Tree identity (</w:t>
      </w:r>
      <w:r>
        <w:rPr>
          <w:rStyle w:val="VerbatimChar"/>
        </w:rPr>
        <w:t>treeID</w:t>
      </w:r>
      <w:r>
        <w:t xml:space="preserve">, </w:t>
      </w:r>
      <w:r>
        <w:rPr>
          <w:rStyle w:val="VerbatimChar"/>
        </w:rPr>
        <w:t>tag</w:t>
      </w:r>
      <w:r>
        <w:t xml:space="preserve">) is observed, so analyses that treat a tree as the sum of its stems do not depend on the reconstruction. Stem-level analyses before 2010 should be repeated over draws from the posterior samples, one reconstruction per tree weighted by </w:t>
      </w:r>
      <w:r>
        <w:rPr>
          <w:rStyle w:val="VerbatimChar"/>
        </w:rPr>
        <w:t>path_count</w:t>
      </w:r>
      <w:r>
        <w:t>. The samples of the dynamic program come from the exact posterior under the model; those of the matcher (palm clumps, strangler figs, the largest trees) are approximate.</w:t>
      </w:r>
    </w:p>
    <w:p w14:paraId="0D9D79D1" w14:textId="77777777" w:rsidR="00AB58AE" w:rsidRDefault="00000000">
      <w:pPr>
        <w:pStyle w:val="BodyText"/>
      </w:pPr>
      <w:r>
        <w:rPr>
          <w:b/>
          <w:bCs/>
        </w:rPr>
        <w:t>Diameter classes.</w:t>
      </w:r>
      <w:r>
        <w:t xml:space="preserve"> In 1982 and 1985 diameters below 55 mm were recorded in 5-mm classes, so the growth of small stems over the first two intervals is coarse.</w:t>
      </w:r>
    </w:p>
    <w:p w14:paraId="6D570B7C" w14:textId="197F5165" w:rsidR="00AB58AE" w:rsidRDefault="00000000">
      <w:pPr>
        <w:pStyle w:val="BodyText"/>
      </w:pPr>
      <w:r>
        <w:rPr>
          <w:b/>
          <w:bCs/>
        </w:rPr>
        <w:t>Height of measurement.</w:t>
      </w:r>
      <w:r>
        <w:t xml:space="preserve"> On buttressed or damaged trunks the point of measurement was raised over time; the 1.1% of measurements taken away from 1.3 m are not comparable with those at 1.3 m. For </w:t>
      </w:r>
      <w:ins w:id="204" w:author="Medina-Vega, Jose A." w:date="2026-10-28T14:00:00Z" w16du:dateUtc="2026-10-28T19:00:00Z">
        <w:r w:rsidR="001D176A">
          <w:t xml:space="preserve">assessments of </w:t>
        </w:r>
      </w:ins>
      <w:r>
        <w:t>basal area and</w:t>
      </w:r>
      <w:ins w:id="205" w:author="Medina-Vega, Jose A." w:date="2026-10-28T14:00:00Z" w16du:dateUtc="2026-10-28T19:00:00Z">
        <w:r w:rsidR="001D176A">
          <w:t>/or</w:t>
        </w:r>
      </w:ins>
      <w:r>
        <w:t xml:space="preserve"> biomass </w:t>
      </w:r>
      <w:ins w:id="206" w:author="Medina-Vega, Jose A." w:date="2026-10-28T14:00:00Z" w16du:dateUtc="2026-10-28T19:00:00Z">
        <w:r w:rsidR="001D176A">
          <w:t xml:space="preserve">change over time, </w:t>
        </w:r>
      </w:ins>
      <w:r>
        <w:t>they should be corrected to 1.3 m, for example</w:t>
      </w:r>
      <w:ins w:id="207" w:author="Medina-Vega, Jose A." w:date="2026-10-28T14:00:00Z" w16du:dateUtc="2026-10-28T19:00:00Z">
        <w:r w:rsidR="00F150EF">
          <w:t>,</w:t>
        </w:r>
      </w:ins>
      <w:r>
        <w:t xml:space="preserve"> with the taper model of Cushman et al. (2014)</w:t>
      </w:r>
      <w:del w:id="208" w:author="Medina-Vega, Jose A." w:date="2026-10-28T14:00:00Z" w16du:dateUtc="2026-10-28T19:00:00Z">
        <w:r w:rsidDel="0044585A">
          <w:delText>, except in palms</w:delText>
        </w:r>
      </w:del>
      <w:r>
        <w:t>.</w:t>
      </w:r>
    </w:p>
    <w:p w14:paraId="3F60759B" w14:textId="77777777" w:rsidR="00AB58AE" w:rsidRDefault="00000000">
      <w:pPr>
        <w:pStyle w:val="BodyText"/>
      </w:pPr>
      <w:r>
        <w:rPr>
          <w:b/>
          <w:bCs/>
        </w:rPr>
        <w:t>Missing diameters.</w:t>
      </w:r>
      <w:r>
        <w:t xml:space="preserve"> An alive stem without a diameter is either a missed measurement, which can be interpolated from the stem’s own measurements, or a stump (alive, broken below, with no stem at 1.3 m), to be left out of stocks.</w:t>
      </w:r>
    </w:p>
    <w:p w14:paraId="728C81D0" w14:textId="75BEE505" w:rsidR="00AB58AE" w:rsidRDefault="00000000">
      <w:pPr>
        <w:pStyle w:val="BodyText"/>
      </w:pPr>
      <w:r>
        <w:rPr>
          <w:b/>
          <w:bCs/>
        </w:rPr>
        <w:t>Census timing.</w:t>
      </w:r>
      <w:r>
        <w:t xml:space="preserve"> Censuses took up to 19 months, </w:t>
      </w:r>
      <w:ins w:id="209" w:author="Medina-Vega, Jose A." w:date="2026-10-28T14:01:00Z" w16du:dateUtc="2026-10-28T19:01:00Z">
        <w:r w:rsidR="0018370D">
          <w:t xml:space="preserve">and </w:t>
        </w:r>
      </w:ins>
      <w:r>
        <w:t>intervals differ among quadrats</w:t>
      </w:r>
      <w:del w:id="210" w:author="Medina-Vega, Jose A." w:date="2026-10-28T14:01:00Z" w16du:dateUtc="2026-10-28T19:01:00Z">
        <w:r w:rsidDel="0018370D">
          <w:delText>, and the interrupted census of 2020 is not included</w:delText>
        </w:r>
      </w:del>
      <w:r>
        <w:t xml:space="preserve">. Intervals should be computed from </w:t>
      </w:r>
      <w:r>
        <w:rPr>
          <w:rStyle w:val="VerbatimChar"/>
        </w:rPr>
        <w:t>date</w:t>
      </w:r>
      <w:r>
        <w:t>, not from census years.</w:t>
      </w:r>
    </w:p>
    <w:p w14:paraId="135D05D8" w14:textId="77777777" w:rsidR="00AB58AE" w:rsidRDefault="00000000">
      <w:pPr>
        <w:pStyle w:val="BodyText"/>
      </w:pPr>
      <w:r>
        <w:rPr>
          <w:b/>
          <w:bCs/>
        </w:rPr>
        <w:t>Recruitment and ingrowth.</w:t>
      </w:r>
      <w:r>
        <w:t xml:space="preserve"> New stems of established trees (ingrowth) are not new individuals (recruitment) and should be counted separately.</w:t>
      </w:r>
    </w:p>
    <w:p w14:paraId="72B5FDEA" w14:textId="332C3F04" w:rsidR="00AB58AE" w:rsidRDefault="00000000">
      <w:pPr>
        <w:pStyle w:val="BodyText"/>
      </w:pPr>
      <w:r>
        <w:rPr>
          <w:b/>
          <w:bCs/>
        </w:rPr>
        <w:t>Taxonomy.</w:t>
      </w:r>
      <w:r>
        <w:t xml:space="preserve"> Names may change again; species codes are stable within this release</w:t>
      </w:r>
      <w:ins w:id="211" w:author="Medina-Vega, Jose A." w:date="2026-10-28T14:02:00Z" w16du:dateUtc="2026-10-28T19:02:00Z">
        <w:r w:rsidR="00C56B03">
          <w:t xml:space="preserve"> and checked using the World…..</w:t>
        </w:r>
      </w:ins>
      <w:r>
        <w:t>.</w:t>
      </w:r>
    </w:p>
    <w:p w14:paraId="4ADB0107" w14:textId="723CBBA2" w:rsidR="00AB58AE" w:rsidRDefault="00000000">
      <w:pPr>
        <w:pStyle w:val="BodyText"/>
      </w:pPr>
      <w:r>
        <w:rPr>
          <w:b/>
          <w:bCs/>
        </w:rPr>
        <w:t>Strangler figs and palms.</w:t>
      </w:r>
      <w:r>
        <w:t xml:space="preserve"> The diameter of strangler figs that envelop their hosts, and that of palms, does not relate to </w:t>
      </w:r>
      <w:ins w:id="212" w:author="Medina-Vega, Jose A." w:date="2026-10-28T14:03:00Z" w16du:dateUtc="2026-10-28T19:03:00Z">
        <w:r w:rsidR="00505955">
          <w:t>structure</w:t>
        </w:r>
        <w:r w:rsidR="00715083">
          <w:t xml:space="preserve"> or dynamics</w:t>
        </w:r>
      </w:ins>
      <w:del w:id="213" w:author="Medina-Vega, Jose A." w:date="2026-10-28T14:03:00Z" w16du:dateUtc="2026-10-28T19:03:00Z">
        <w:r w:rsidDel="00715083">
          <w:delText xml:space="preserve">biomass </w:delText>
        </w:r>
      </w:del>
      <w:ins w:id="214" w:author="Medina-Vega, Jose A." w:date="2026-10-28T14:03:00Z" w16du:dateUtc="2026-10-28T19:03:00Z">
        <w:r w:rsidR="00505955">
          <w:t xml:space="preserve"> </w:t>
        </w:r>
      </w:ins>
      <w:r>
        <w:t>as it does in other trees (Rutishauser et al. 2020; Piponiot et al. 2024).</w:t>
      </w:r>
    </w:p>
    <w:p w14:paraId="4EC34F85" w14:textId="6C6098F2" w:rsidR="00AB58AE" w:rsidDel="00EE5FFA" w:rsidRDefault="00000000">
      <w:pPr>
        <w:pStyle w:val="BodyText"/>
        <w:rPr>
          <w:del w:id="215" w:author="Medina-Vega, Jose A." w:date="2026-10-28T14:02:00Z" w16du:dateUtc="2026-10-28T19:02:00Z"/>
        </w:rPr>
      </w:pPr>
      <w:del w:id="216" w:author="Medina-Vega, Jose A." w:date="2026-10-28T14:02:00Z" w16du:dateUtc="2026-10-28T19:02:00Z">
        <w:r w:rsidDel="00EE5FFA">
          <w:rPr>
            <w:b/>
            <w:bCs/>
          </w:rPr>
          <w:delText>Locations.</w:delText>
        </w:r>
        <w:r w:rsidDel="00EE5FFA">
          <w:delText xml:space="preserve"> Each tree has one location; 86 trees have no coordinates and carry only their quadrat.</w:delText>
        </w:r>
      </w:del>
    </w:p>
    <w:p w14:paraId="35CE8353" w14:textId="77777777" w:rsidR="00AB58AE" w:rsidRDefault="00000000">
      <w:pPr>
        <w:pStyle w:val="Heading1"/>
      </w:pPr>
      <w:bookmarkStart w:id="217" w:name="_565c1657ff9d6c68b06e8cbe23de9aba2ce88bd"/>
      <w:r>
        <w:t>Scientific Opportunities</w:t>
      </w:r>
      <w:bookmarkEnd w:id="217"/>
    </w:p>
    <w:p w14:paraId="4E90D11B" w14:textId="4C2FB951" w:rsidR="00AB58AE" w:rsidRDefault="00000000">
      <w:pPr>
        <w:pStyle w:val="FirstParagraph"/>
      </w:pPr>
      <w:del w:id="218" w:author="Medina-Vega, Jose A." w:date="2026-10-28T13:33:00Z" w16du:dateUtc="2026-10-28T18:33:00Z">
        <w:r w:rsidDel="00491F83">
          <w:delText xml:space="preserve">Stems that can be followed through nine censuses over four decades open questions that earlier releases could not address. Multiple stems and resprouting are common in tropical trees but rarely followed over time: the tables allow rates of stem ingrowth, stem death and resprouting after damage to be estimated for some 300 species and compared with tree-level recruitment and mortality. </w:delText>
        </w:r>
      </w:del>
      <w:r>
        <w:t xml:space="preserve">The ninth census, after an interval that spans the 2015–2016 El Niño drought, extends tests of directional change in composition, growth and mortality (Feeley et al. 2011; Condit et al. 2017) and of the stability of biomass (Rutishauser et al. 2020; Piponiot et al. 2024). The species table, with growth forms and documented name changes, supports trait-based and phylogenetic analyses of demographic trade-offs (Rüger et al. 2018, 2020) and coexistence (Hubbell et al. 1999; Comita et al. 2010). The posterior samples let the uncertainty of stem identity be carried into estimates of stocks and fluxes, a source of error rarely quantified in plot data. The </w:t>
      </w:r>
      <w:del w:id="219" w:author="Medina-Vega, Jose A." w:date="2026-10-28T13:33:00Z" w16du:dateUtc="2026-10-28T18:33:00Z">
        <w:r w:rsidDel="00AB1483">
          <w:delText xml:space="preserve">tables </w:delText>
        </w:r>
      </w:del>
      <w:ins w:id="220" w:author="Medina-Vega, Jose A." w:date="2026-10-28T13:33:00Z" w16du:dateUtc="2026-10-28T18:33:00Z">
        <w:r w:rsidR="00AB1483">
          <w:t>provided data</w:t>
        </w:r>
        <w:r w:rsidR="00AB1483">
          <w:t xml:space="preserve"> </w:t>
        </w:r>
      </w:ins>
      <w:r>
        <w:t>can also calibrate remote sensing of canopy change and test vegetation models.</w:t>
      </w:r>
      <w:del w:id="221" w:author="Medina-Vega, Jose A." w:date="2026-10-28T13:34:00Z" w16du:dateUtc="2026-10-28T18:34:00Z">
        <w:r w:rsidDel="005E74BA">
          <w:delText xml:space="preserve"> Finally, the reconstruction method applies to other ForestGEO plots whose early censuses did not tag every stem.</w:delText>
        </w:r>
      </w:del>
    </w:p>
    <w:p w14:paraId="24B2DD5D" w14:textId="77777777" w:rsidR="00AB58AE" w:rsidRDefault="00000000">
      <w:pPr>
        <w:pStyle w:val="Heading1"/>
      </w:pPr>
      <w:bookmarkStart w:id="222" w:name="_tables"/>
      <w:r>
        <w:t>Tables</w:t>
      </w:r>
      <w:bookmarkEnd w:id="222"/>
    </w:p>
    <w:p w14:paraId="7CE3097B" w14:textId="77777777" w:rsidR="00AB58AE" w:rsidRDefault="00000000">
      <w:pPr>
        <w:pStyle w:val="FirstParagraph"/>
      </w:pPr>
      <w:commentRangeStart w:id="223"/>
      <w:r>
        <w:rPr>
          <w:b/>
          <w:bCs/>
        </w:rPr>
        <w:t>Table 1.</w:t>
      </w:r>
      <w:commentRangeEnd w:id="223"/>
      <w:r w:rsidR="00F408BF">
        <w:rPr>
          <w:rStyle w:val="CommentReference"/>
          <w:sz w:val="22"/>
          <w:szCs w:val="22"/>
        </w:rPr>
        <w:commentReference w:id="223"/>
      </w:r>
      <w:r>
        <w:t xml:space="preserve"> Censuses of the BCI 50-ha plot in this release. Field dates: the 2.5% and 97.5% quantiles of the record dates (95% of the records were taken between them); median date: the median of the record dates. Living trees: trees with at least one living stem (</w:t>
      </w:r>
      <w:r>
        <w:rPr>
          <w:rStyle w:val="VerbatimChar"/>
        </w:rPr>
        <w:t>Rstatus</w:t>
      </w:r>
      <w:r>
        <w:t xml:space="preserve"> A).</w:t>
      </w:r>
    </w:p>
    <w:tbl>
      <w:tblPr>
        <w:tblStyle w:val="Table"/>
        <w:tblW w:w="5000" w:type="pct"/>
        <w:tblLayout w:type="fixed"/>
        <w:tblLook w:val="0020" w:firstRow="1" w:lastRow="0" w:firstColumn="0" w:lastColumn="0" w:noHBand="0" w:noVBand="0"/>
      </w:tblPr>
      <w:tblGrid>
        <w:gridCol w:w="1181"/>
        <w:gridCol w:w="1181"/>
        <w:gridCol w:w="4334"/>
        <w:gridCol w:w="2363"/>
        <w:gridCol w:w="1181"/>
      </w:tblGrid>
      <w:tr w:rsidR="00AB58AE" w14:paraId="64161350" w14:textId="77777777" w:rsidTr="00AB58AE">
        <w:trPr>
          <w:cnfStyle w:val="100000000000" w:firstRow="1" w:lastRow="0" w:firstColumn="0" w:lastColumn="0" w:oddVBand="0" w:evenVBand="0" w:oddHBand="0" w:evenHBand="0" w:firstRowFirstColumn="0" w:firstRowLastColumn="0" w:lastRowFirstColumn="0" w:lastRowLastColumn="0"/>
          <w:tblHeader/>
        </w:trPr>
        <w:tc>
          <w:tcPr>
            <w:tcW w:w="913" w:type="dxa"/>
          </w:tcPr>
          <w:p w14:paraId="2CEFA593" w14:textId="77777777" w:rsidR="00AB58AE" w:rsidRDefault="00000000">
            <w:pPr>
              <w:pStyle w:val="TableText"/>
            </w:pPr>
            <w:r>
              <w:lastRenderedPageBreak/>
              <w:t>Census</w:t>
            </w:r>
          </w:p>
        </w:tc>
        <w:tc>
          <w:tcPr>
            <w:tcW w:w="913" w:type="dxa"/>
          </w:tcPr>
          <w:p w14:paraId="00AFD5D8" w14:textId="77777777" w:rsidR="00AB58AE" w:rsidRDefault="00000000">
            <w:pPr>
              <w:pStyle w:val="TableText"/>
            </w:pPr>
            <w:r>
              <w:t>Year</w:t>
            </w:r>
          </w:p>
        </w:tc>
        <w:tc>
          <w:tcPr>
            <w:tcW w:w="3350" w:type="dxa"/>
          </w:tcPr>
          <w:p w14:paraId="74AB5FFC" w14:textId="77777777" w:rsidR="00AB58AE" w:rsidRDefault="00000000">
            <w:pPr>
              <w:pStyle w:val="TableText"/>
            </w:pPr>
            <w:r>
              <w:t>Field dates (95% of records)</w:t>
            </w:r>
          </w:p>
        </w:tc>
        <w:tc>
          <w:tcPr>
            <w:tcW w:w="1827" w:type="dxa"/>
          </w:tcPr>
          <w:p w14:paraId="6D8E404E" w14:textId="77777777" w:rsidR="00AB58AE" w:rsidRDefault="00000000">
            <w:pPr>
              <w:pStyle w:val="TableText"/>
            </w:pPr>
            <w:r>
              <w:t>Median date</w:t>
            </w:r>
          </w:p>
        </w:tc>
        <w:tc>
          <w:tcPr>
            <w:tcW w:w="913" w:type="dxa"/>
          </w:tcPr>
          <w:p w14:paraId="0545DC03" w14:textId="77777777" w:rsidR="00AB58AE" w:rsidRDefault="00000000">
            <w:pPr>
              <w:pStyle w:val="TableText"/>
              <w:jc w:val="right"/>
            </w:pPr>
            <w:r>
              <w:t>Living trees</w:t>
            </w:r>
          </w:p>
        </w:tc>
      </w:tr>
      <w:tr w:rsidR="00AB58AE" w14:paraId="613529F3" w14:textId="77777777">
        <w:tc>
          <w:tcPr>
            <w:tcW w:w="913" w:type="dxa"/>
          </w:tcPr>
          <w:p w14:paraId="3DEFD50E" w14:textId="77777777" w:rsidR="00AB58AE" w:rsidRDefault="00000000">
            <w:pPr>
              <w:pStyle w:val="TableText"/>
            </w:pPr>
            <w:r>
              <w:t>1</w:t>
            </w:r>
          </w:p>
        </w:tc>
        <w:tc>
          <w:tcPr>
            <w:tcW w:w="913" w:type="dxa"/>
          </w:tcPr>
          <w:p w14:paraId="34CD50A1" w14:textId="77777777" w:rsidR="00AB58AE" w:rsidRDefault="00000000">
            <w:pPr>
              <w:pStyle w:val="TableText"/>
            </w:pPr>
            <w:r>
              <w:t>1982</w:t>
            </w:r>
          </w:p>
        </w:tc>
        <w:tc>
          <w:tcPr>
            <w:tcW w:w="3350" w:type="dxa"/>
          </w:tcPr>
          <w:p w14:paraId="439B0276" w14:textId="77777777" w:rsidR="00AB58AE" w:rsidRDefault="00000000">
            <w:pPr>
              <w:pStyle w:val="TableText"/>
            </w:pPr>
            <w:r>
              <w:t>1981-04-04 to 1982-10-22</w:t>
            </w:r>
          </w:p>
        </w:tc>
        <w:tc>
          <w:tcPr>
            <w:tcW w:w="1827" w:type="dxa"/>
          </w:tcPr>
          <w:p w14:paraId="2CBA37C5" w14:textId="77777777" w:rsidR="00AB58AE" w:rsidRDefault="00000000">
            <w:pPr>
              <w:pStyle w:val="TableText"/>
            </w:pPr>
            <w:r>
              <w:t>1982-01-08</w:t>
            </w:r>
          </w:p>
        </w:tc>
        <w:tc>
          <w:tcPr>
            <w:tcW w:w="913" w:type="dxa"/>
          </w:tcPr>
          <w:p w14:paraId="7EFA3E4E" w14:textId="77777777" w:rsidR="00AB58AE" w:rsidRDefault="00000000">
            <w:pPr>
              <w:pStyle w:val="TableText"/>
              <w:jc w:val="right"/>
            </w:pPr>
            <w:r>
              <w:t>235,336</w:t>
            </w:r>
          </w:p>
        </w:tc>
      </w:tr>
      <w:tr w:rsidR="00AB58AE" w14:paraId="2518EE71" w14:textId="77777777">
        <w:tc>
          <w:tcPr>
            <w:tcW w:w="913" w:type="dxa"/>
          </w:tcPr>
          <w:p w14:paraId="4F97339B" w14:textId="77777777" w:rsidR="00AB58AE" w:rsidRDefault="00000000">
            <w:pPr>
              <w:pStyle w:val="TableText"/>
            </w:pPr>
            <w:r>
              <w:t>2</w:t>
            </w:r>
          </w:p>
        </w:tc>
        <w:tc>
          <w:tcPr>
            <w:tcW w:w="913" w:type="dxa"/>
          </w:tcPr>
          <w:p w14:paraId="76A3A376" w14:textId="77777777" w:rsidR="00AB58AE" w:rsidRDefault="00000000">
            <w:pPr>
              <w:pStyle w:val="TableText"/>
            </w:pPr>
            <w:r>
              <w:t>1985</w:t>
            </w:r>
          </w:p>
        </w:tc>
        <w:tc>
          <w:tcPr>
            <w:tcW w:w="3350" w:type="dxa"/>
          </w:tcPr>
          <w:p w14:paraId="7EC2E41E" w14:textId="77777777" w:rsidR="00AB58AE" w:rsidRDefault="00000000">
            <w:pPr>
              <w:pStyle w:val="TableText"/>
            </w:pPr>
            <w:r>
              <w:t>1985-01-15 to 1985-09-04</w:t>
            </w:r>
          </w:p>
        </w:tc>
        <w:tc>
          <w:tcPr>
            <w:tcW w:w="1827" w:type="dxa"/>
          </w:tcPr>
          <w:p w14:paraId="15B655A7" w14:textId="77777777" w:rsidR="00AB58AE" w:rsidRDefault="00000000">
            <w:pPr>
              <w:pStyle w:val="TableText"/>
            </w:pPr>
            <w:r>
              <w:t>1985-05-03</w:t>
            </w:r>
          </w:p>
        </w:tc>
        <w:tc>
          <w:tcPr>
            <w:tcW w:w="913" w:type="dxa"/>
          </w:tcPr>
          <w:p w14:paraId="0F0099CC" w14:textId="77777777" w:rsidR="00AB58AE" w:rsidRDefault="00000000">
            <w:pPr>
              <w:pStyle w:val="TableText"/>
              <w:jc w:val="right"/>
            </w:pPr>
            <w:r>
              <w:t>242,611</w:t>
            </w:r>
          </w:p>
        </w:tc>
      </w:tr>
      <w:tr w:rsidR="00AB58AE" w14:paraId="6B8993B7" w14:textId="77777777">
        <w:tc>
          <w:tcPr>
            <w:tcW w:w="913" w:type="dxa"/>
          </w:tcPr>
          <w:p w14:paraId="48803BE4" w14:textId="77777777" w:rsidR="00AB58AE" w:rsidRDefault="00000000">
            <w:pPr>
              <w:pStyle w:val="TableText"/>
            </w:pPr>
            <w:r>
              <w:t>3</w:t>
            </w:r>
          </w:p>
        </w:tc>
        <w:tc>
          <w:tcPr>
            <w:tcW w:w="913" w:type="dxa"/>
          </w:tcPr>
          <w:p w14:paraId="7A8687AB" w14:textId="77777777" w:rsidR="00AB58AE" w:rsidRDefault="00000000">
            <w:pPr>
              <w:pStyle w:val="TableText"/>
            </w:pPr>
            <w:r>
              <w:t>1990</w:t>
            </w:r>
          </w:p>
        </w:tc>
        <w:tc>
          <w:tcPr>
            <w:tcW w:w="3350" w:type="dxa"/>
          </w:tcPr>
          <w:p w14:paraId="160FB644" w14:textId="77777777" w:rsidR="00AB58AE" w:rsidRDefault="00000000">
            <w:pPr>
              <w:pStyle w:val="TableText"/>
            </w:pPr>
            <w:r>
              <w:t>1990-02-15 to 1990-12-19</w:t>
            </w:r>
          </w:p>
        </w:tc>
        <w:tc>
          <w:tcPr>
            <w:tcW w:w="1827" w:type="dxa"/>
          </w:tcPr>
          <w:p w14:paraId="73D00E04" w14:textId="77777777" w:rsidR="00AB58AE" w:rsidRDefault="00000000">
            <w:pPr>
              <w:pStyle w:val="TableText"/>
            </w:pPr>
            <w:r>
              <w:t>1990-08-21</w:t>
            </w:r>
          </w:p>
        </w:tc>
        <w:tc>
          <w:tcPr>
            <w:tcW w:w="913" w:type="dxa"/>
          </w:tcPr>
          <w:p w14:paraId="0FB69BF4" w14:textId="77777777" w:rsidR="00AB58AE" w:rsidRDefault="00000000">
            <w:pPr>
              <w:pStyle w:val="TableText"/>
              <w:jc w:val="right"/>
            </w:pPr>
            <w:r>
              <w:t>244,252</w:t>
            </w:r>
          </w:p>
        </w:tc>
      </w:tr>
      <w:tr w:rsidR="00AB58AE" w14:paraId="2306C76A" w14:textId="77777777">
        <w:tc>
          <w:tcPr>
            <w:tcW w:w="913" w:type="dxa"/>
          </w:tcPr>
          <w:p w14:paraId="17F4B68A" w14:textId="77777777" w:rsidR="00AB58AE" w:rsidRDefault="00000000">
            <w:pPr>
              <w:pStyle w:val="TableText"/>
            </w:pPr>
            <w:r>
              <w:t>4</w:t>
            </w:r>
          </w:p>
        </w:tc>
        <w:tc>
          <w:tcPr>
            <w:tcW w:w="913" w:type="dxa"/>
          </w:tcPr>
          <w:p w14:paraId="220B848E" w14:textId="77777777" w:rsidR="00AB58AE" w:rsidRDefault="00000000">
            <w:pPr>
              <w:pStyle w:val="TableText"/>
            </w:pPr>
            <w:r>
              <w:t>1995</w:t>
            </w:r>
          </w:p>
        </w:tc>
        <w:tc>
          <w:tcPr>
            <w:tcW w:w="3350" w:type="dxa"/>
          </w:tcPr>
          <w:p w14:paraId="2EE90CCF" w14:textId="77777777" w:rsidR="00AB58AE" w:rsidRDefault="00000000">
            <w:pPr>
              <w:pStyle w:val="TableText"/>
            </w:pPr>
            <w:r>
              <w:t>1995-01-06 to 1995-10-03</w:t>
            </w:r>
          </w:p>
        </w:tc>
        <w:tc>
          <w:tcPr>
            <w:tcW w:w="1827" w:type="dxa"/>
          </w:tcPr>
          <w:p w14:paraId="3D9D3724" w14:textId="77777777" w:rsidR="00AB58AE" w:rsidRDefault="00000000">
            <w:pPr>
              <w:pStyle w:val="TableText"/>
            </w:pPr>
            <w:r>
              <w:t>1995-05-18</w:t>
            </w:r>
          </w:p>
        </w:tc>
        <w:tc>
          <w:tcPr>
            <w:tcW w:w="913" w:type="dxa"/>
          </w:tcPr>
          <w:p w14:paraId="53594707" w14:textId="77777777" w:rsidR="00AB58AE" w:rsidRDefault="00000000">
            <w:pPr>
              <w:pStyle w:val="TableText"/>
              <w:jc w:val="right"/>
            </w:pPr>
            <w:r>
              <w:t>229,213</w:t>
            </w:r>
          </w:p>
        </w:tc>
      </w:tr>
      <w:tr w:rsidR="00AB58AE" w14:paraId="2158A83A" w14:textId="77777777">
        <w:tc>
          <w:tcPr>
            <w:tcW w:w="913" w:type="dxa"/>
          </w:tcPr>
          <w:p w14:paraId="561CE840" w14:textId="77777777" w:rsidR="00AB58AE" w:rsidRDefault="00000000">
            <w:pPr>
              <w:pStyle w:val="TableText"/>
            </w:pPr>
            <w:r>
              <w:t>5</w:t>
            </w:r>
          </w:p>
        </w:tc>
        <w:tc>
          <w:tcPr>
            <w:tcW w:w="913" w:type="dxa"/>
          </w:tcPr>
          <w:p w14:paraId="2E06C8AD" w14:textId="77777777" w:rsidR="00AB58AE" w:rsidRDefault="00000000">
            <w:pPr>
              <w:pStyle w:val="TableText"/>
            </w:pPr>
            <w:r>
              <w:t>2000</w:t>
            </w:r>
          </w:p>
        </w:tc>
        <w:tc>
          <w:tcPr>
            <w:tcW w:w="3350" w:type="dxa"/>
          </w:tcPr>
          <w:p w14:paraId="554D5E20" w14:textId="77777777" w:rsidR="00AB58AE" w:rsidRDefault="00000000">
            <w:pPr>
              <w:pStyle w:val="TableText"/>
            </w:pPr>
            <w:r>
              <w:t>2000-01-13 to 2000-09-21</w:t>
            </w:r>
          </w:p>
        </w:tc>
        <w:tc>
          <w:tcPr>
            <w:tcW w:w="1827" w:type="dxa"/>
          </w:tcPr>
          <w:p w14:paraId="1420E431" w14:textId="77777777" w:rsidR="00AB58AE" w:rsidRDefault="00000000">
            <w:pPr>
              <w:pStyle w:val="TableText"/>
            </w:pPr>
            <w:r>
              <w:t>2000-05-10</w:t>
            </w:r>
          </w:p>
        </w:tc>
        <w:tc>
          <w:tcPr>
            <w:tcW w:w="913" w:type="dxa"/>
          </w:tcPr>
          <w:p w14:paraId="4CDEFB39" w14:textId="77777777" w:rsidR="00AB58AE" w:rsidRDefault="00000000">
            <w:pPr>
              <w:pStyle w:val="TableText"/>
              <w:jc w:val="right"/>
            </w:pPr>
            <w:r>
              <w:t>214,066</w:t>
            </w:r>
          </w:p>
        </w:tc>
      </w:tr>
      <w:tr w:rsidR="00AB58AE" w14:paraId="4F793B7E" w14:textId="77777777">
        <w:tc>
          <w:tcPr>
            <w:tcW w:w="913" w:type="dxa"/>
          </w:tcPr>
          <w:p w14:paraId="613A8FD6" w14:textId="77777777" w:rsidR="00AB58AE" w:rsidRDefault="00000000">
            <w:pPr>
              <w:pStyle w:val="TableText"/>
            </w:pPr>
            <w:r>
              <w:t>6</w:t>
            </w:r>
          </w:p>
        </w:tc>
        <w:tc>
          <w:tcPr>
            <w:tcW w:w="913" w:type="dxa"/>
          </w:tcPr>
          <w:p w14:paraId="1EACEB9F" w14:textId="77777777" w:rsidR="00AB58AE" w:rsidRDefault="00000000">
            <w:pPr>
              <w:pStyle w:val="TableText"/>
            </w:pPr>
            <w:r>
              <w:t>2005</w:t>
            </w:r>
          </w:p>
        </w:tc>
        <w:tc>
          <w:tcPr>
            <w:tcW w:w="3350" w:type="dxa"/>
          </w:tcPr>
          <w:p w14:paraId="6AD7F54C" w14:textId="77777777" w:rsidR="00AB58AE" w:rsidRDefault="00000000">
            <w:pPr>
              <w:pStyle w:val="TableText"/>
            </w:pPr>
            <w:r>
              <w:t>2005-01-19 to 2005-10-05</w:t>
            </w:r>
          </w:p>
        </w:tc>
        <w:tc>
          <w:tcPr>
            <w:tcW w:w="1827" w:type="dxa"/>
          </w:tcPr>
          <w:p w14:paraId="79EA49D6" w14:textId="77777777" w:rsidR="00AB58AE" w:rsidRDefault="00000000">
            <w:pPr>
              <w:pStyle w:val="TableText"/>
            </w:pPr>
            <w:r>
              <w:t>2005-05-30</w:t>
            </w:r>
          </w:p>
        </w:tc>
        <w:tc>
          <w:tcPr>
            <w:tcW w:w="913" w:type="dxa"/>
          </w:tcPr>
          <w:p w14:paraId="2C1F7FDE" w14:textId="77777777" w:rsidR="00AB58AE" w:rsidRDefault="00000000">
            <w:pPr>
              <w:pStyle w:val="TableText"/>
              <w:jc w:val="right"/>
            </w:pPr>
            <w:r>
              <w:t>208,542</w:t>
            </w:r>
          </w:p>
        </w:tc>
      </w:tr>
      <w:tr w:rsidR="00AB58AE" w14:paraId="22A1414D" w14:textId="77777777">
        <w:tc>
          <w:tcPr>
            <w:tcW w:w="913" w:type="dxa"/>
          </w:tcPr>
          <w:p w14:paraId="78EC346D" w14:textId="77777777" w:rsidR="00AB58AE" w:rsidRDefault="00000000">
            <w:pPr>
              <w:pStyle w:val="TableText"/>
            </w:pPr>
            <w:r>
              <w:t>7</w:t>
            </w:r>
          </w:p>
        </w:tc>
        <w:tc>
          <w:tcPr>
            <w:tcW w:w="913" w:type="dxa"/>
          </w:tcPr>
          <w:p w14:paraId="18A429C5" w14:textId="77777777" w:rsidR="00AB58AE" w:rsidRDefault="00000000">
            <w:pPr>
              <w:pStyle w:val="TableText"/>
            </w:pPr>
            <w:r>
              <w:t>2010</w:t>
            </w:r>
          </w:p>
        </w:tc>
        <w:tc>
          <w:tcPr>
            <w:tcW w:w="3350" w:type="dxa"/>
          </w:tcPr>
          <w:p w14:paraId="6CE31AE5" w14:textId="77777777" w:rsidR="00AB58AE" w:rsidRDefault="00000000">
            <w:pPr>
              <w:pStyle w:val="TableText"/>
            </w:pPr>
            <w:r>
              <w:t>2010-01-21 to 2010-09-14</w:t>
            </w:r>
          </w:p>
        </w:tc>
        <w:tc>
          <w:tcPr>
            <w:tcW w:w="1827" w:type="dxa"/>
          </w:tcPr>
          <w:p w14:paraId="5F8BA319" w14:textId="77777777" w:rsidR="00AB58AE" w:rsidRDefault="00000000">
            <w:pPr>
              <w:pStyle w:val="TableText"/>
            </w:pPr>
            <w:r>
              <w:t>2010-05-14</w:t>
            </w:r>
          </w:p>
        </w:tc>
        <w:tc>
          <w:tcPr>
            <w:tcW w:w="913" w:type="dxa"/>
          </w:tcPr>
          <w:p w14:paraId="0AFCE31B" w14:textId="77777777" w:rsidR="00AB58AE" w:rsidRDefault="00000000">
            <w:pPr>
              <w:pStyle w:val="TableText"/>
              <w:jc w:val="right"/>
            </w:pPr>
            <w:r>
              <w:t>208,079</w:t>
            </w:r>
          </w:p>
        </w:tc>
      </w:tr>
      <w:tr w:rsidR="00AB58AE" w14:paraId="1683FC15" w14:textId="77777777">
        <w:tc>
          <w:tcPr>
            <w:tcW w:w="913" w:type="dxa"/>
          </w:tcPr>
          <w:p w14:paraId="1F52ED2F" w14:textId="77777777" w:rsidR="00AB58AE" w:rsidRDefault="00000000">
            <w:pPr>
              <w:pStyle w:val="TableText"/>
            </w:pPr>
            <w:r>
              <w:t>8</w:t>
            </w:r>
          </w:p>
        </w:tc>
        <w:tc>
          <w:tcPr>
            <w:tcW w:w="913" w:type="dxa"/>
          </w:tcPr>
          <w:p w14:paraId="4B61DF1E" w14:textId="77777777" w:rsidR="00AB58AE" w:rsidRDefault="00000000">
            <w:pPr>
              <w:pStyle w:val="TableText"/>
            </w:pPr>
            <w:r>
              <w:t>2015</w:t>
            </w:r>
          </w:p>
        </w:tc>
        <w:tc>
          <w:tcPr>
            <w:tcW w:w="3350" w:type="dxa"/>
          </w:tcPr>
          <w:p w14:paraId="04B960D6" w14:textId="77777777" w:rsidR="00AB58AE" w:rsidRDefault="00000000">
            <w:pPr>
              <w:pStyle w:val="TableText"/>
            </w:pPr>
            <w:r>
              <w:t>2015-02-19 to 2015-11-27</w:t>
            </w:r>
          </w:p>
        </w:tc>
        <w:tc>
          <w:tcPr>
            <w:tcW w:w="1827" w:type="dxa"/>
          </w:tcPr>
          <w:p w14:paraId="56C4AA89" w14:textId="77777777" w:rsidR="00AB58AE" w:rsidRDefault="00000000">
            <w:pPr>
              <w:pStyle w:val="TableText"/>
            </w:pPr>
            <w:r>
              <w:t>2015-07-01</w:t>
            </w:r>
          </w:p>
        </w:tc>
        <w:tc>
          <w:tcPr>
            <w:tcW w:w="913" w:type="dxa"/>
          </w:tcPr>
          <w:p w14:paraId="51CF3DD5" w14:textId="77777777" w:rsidR="00AB58AE" w:rsidRDefault="00000000">
            <w:pPr>
              <w:pStyle w:val="TableText"/>
              <w:jc w:val="right"/>
            </w:pPr>
            <w:r>
              <w:t>207,981</w:t>
            </w:r>
          </w:p>
        </w:tc>
      </w:tr>
      <w:tr w:rsidR="00AB58AE" w14:paraId="53A0122E" w14:textId="77777777">
        <w:tc>
          <w:tcPr>
            <w:tcW w:w="913" w:type="dxa"/>
          </w:tcPr>
          <w:p w14:paraId="606A7417" w14:textId="77777777" w:rsidR="00AB58AE" w:rsidRDefault="00000000">
            <w:pPr>
              <w:pStyle w:val="TableText"/>
            </w:pPr>
            <w:r>
              <w:t>9</w:t>
            </w:r>
          </w:p>
        </w:tc>
        <w:tc>
          <w:tcPr>
            <w:tcW w:w="913" w:type="dxa"/>
          </w:tcPr>
          <w:p w14:paraId="6EF4749D" w14:textId="77777777" w:rsidR="00AB58AE" w:rsidRDefault="00000000">
            <w:pPr>
              <w:pStyle w:val="TableText"/>
            </w:pPr>
            <w:r>
              <w:t>2023</w:t>
            </w:r>
          </w:p>
        </w:tc>
        <w:tc>
          <w:tcPr>
            <w:tcW w:w="3350" w:type="dxa"/>
          </w:tcPr>
          <w:p w14:paraId="332A9835" w14:textId="77777777" w:rsidR="00AB58AE" w:rsidRDefault="00000000">
            <w:pPr>
              <w:pStyle w:val="TableText"/>
            </w:pPr>
            <w:r>
              <w:t>2022-03-04 to 2023-06-15</w:t>
            </w:r>
          </w:p>
        </w:tc>
        <w:tc>
          <w:tcPr>
            <w:tcW w:w="1827" w:type="dxa"/>
          </w:tcPr>
          <w:p w14:paraId="041DF5C2" w14:textId="77777777" w:rsidR="00AB58AE" w:rsidRDefault="00000000">
            <w:pPr>
              <w:pStyle w:val="TableText"/>
            </w:pPr>
            <w:r>
              <w:t>2023-02-10</w:t>
            </w:r>
          </w:p>
        </w:tc>
        <w:tc>
          <w:tcPr>
            <w:tcW w:w="913" w:type="dxa"/>
          </w:tcPr>
          <w:p w14:paraId="0C69D86A" w14:textId="77777777" w:rsidR="00AB58AE" w:rsidRDefault="00000000">
            <w:pPr>
              <w:pStyle w:val="TableText"/>
              <w:jc w:val="right"/>
            </w:pPr>
            <w:r>
              <w:t>203,489</w:t>
            </w:r>
          </w:p>
        </w:tc>
      </w:tr>
    </w:tbl>
    <w:p w14:paraId="1F7A0EDB" w14:textId="77777777" w:rsidR="00921518" w:rsidRDefault="00921518">
      <w:pPr>
        <w:pStyle w:val="FirstParagraph"/>
        <w:rPr>
          <w:ins w:id="224" w:author="Medina-Vega, Jose A." w:date="2026-10-28T13:04:00Z" w16du:dateUtc="2026-10-28T18:04:00Z"/>
          <w:b/>
          <w:bCs/>
        </w:rPr>
      </w:pPr>
    </w:p>
    <w:p w14:paraId="1B30BA14" w14:textId="77777777" w:rsidR="00921518" w:rsidRDefault="00921518">
      <w:pPr>
        <w:pStyle w:val="FirstParagraph"/>
        <w:rPr>
          <w:ins w:id="225" w:author="Medina-Vega, Jose A." w:date="2026-10-28T13:04:00Z" w16du:dateUtc="2026-10-28T18:04:00Z"/>
          <w:b/>
          <w:bCs/>
        </w:rPr>
      </w:pPr>
    </w:p>
    <w:p w14:paraId="3EE646FA" w14:textId="4D679E4C" w:rsidR="00AB58AE" w:rsidRDefault="00000000">
      <w:pPr>
        <w:pStyle w:val="FirstParagraph"/>
      </w:pPr>
      <w:r>
        <w:rPr>
          <w:b/>
          <w:bCs/>
        </w:rPr>
        <w:t>Table 2.</w:t>
      </w:r>
      <w:r>
        <w:t xml:space="preserve"> Files of the data package (102 MB). The census tables and the species table are R data files (</w:t>
      </w:r>
      <w:r>
        <w:rPr>
          <w:rStyle w:val="VerbatimChar"/>
        </w:rPr>
        <w:t>.Rdata</w:t>
      </w:r>
      <w:r>
        <w:t xml:space="preserve">, one data.frame each, named as in the table); the posterior samples are an R data file written by </w:t>
      </w:r>
      <w:r>
        <w:rPr>
          <w:rStyle w:val="VerbatimChar"/>
        </w:rPr>
        <w:t>saveRDS()</w:t>
      </w:r>
      <w:r>
        <w:t xml:space="preserve"> (</w:t>
      </w:r>
      <w:r>
        <w:rPr>
          <w:rStyle w:val="VerbatimChar"/>
        </w:rPr>
        <w:t>.rds</w:t>
      </w:r>
      <w:r>
        <w:t>).</w:t>
      </w:r>
    </w:p>
    <w:tbl>
      <w:tblPr>
        <w:tblStyle w:val="Table"/>
        <w:tblW w:w="5000" w:type="pct"/>
        <w:tblLayout w:type="fixed"/>
        <w:tblLook w:val="0020" w:firstRow="1" w:lastRow="0" w:firstColumn="0" w:lastColumn="0" w:noHBand="0" w:noVBand="0"/>
      </w:tblPr>
      <w:tblGrid>
        <w:gridCol w:w="3496"/>
        <w:gridCol w:w="1499"/>
        <w:gridCol w:w="5245"/>
      </w:tblGrid>
      <w:tr w:rsidR="00AB58AE" w14:paraId="26749A10" w14:textId="77777777" w:rsidTr="00AB58AE">
        <w:trPr>
          <w:cnfStyle w:val="100000000000" w:firstRow="1" w:lastRow="0" w:firstColumn="0" w:lastColumn="0" w:oddVBand="0" w:evenVBand="0" w:oddHBand="0" w:evenHBand="0" w:firstRowFirstColumn="0" w:firstRowLastColumn="0" w:lastRowFirstColumn="0" w:lastRowLastColumn="0"/>
          <w:tblHeader/>
        </w:trPr>
        <w:tc>
          <w:tcPr>
            <w:tcW w:w="2704" w:type="dxa"/>
          </w:tcPr>
          <w:p w14:paraId="233DBD9D" w14:textId="77777777" w:rsidR="00AB58AE" w:rsidRDefault="00000000">
            <w:pPr>
              <w:pStyle w:val="TableText"/>
            </w:pPr>
            <w:r>
              <w:t>File</w:t>
            </w:r>
          </w:p>
        </w:tc>
        <w:tc>
          <w:tcPr>
            <w:tcW w:w="1159" w:type="dxa"/>
          </w:tcPr>
          <w:p w14:paraId="129FECE1" w14:textId="77777777" w:rsidR="00AB58AE" w:rsidRDefault="00000000">
            <w:pPr>
              <w:pStyle w:val="TableText"/>
            </w:pPr>
            <w:r>
              <w:t>Rows × columns</w:t>
            </w:r>
          </w:p>
        </w:tc>
        <w:tc>
          <w:tcPr>
            <w:tcW w:w="4056" w:type="dxa"/>
          </w:tcPr>
          <w:p w14:paraId="1C4F3A19" w14:textId="77777777" w:rsidR="00AB58AE" w:rsidRDefault="00000000">
            <w:pPr>
              <w:pStyle w:val="TableText"/>
            </w:pPr>
            <w:r>
              <w:t>Content</w:t>
            </w:r>
          </w:p>
        </w:tc>
      </w:tr>
      <w:tr w:rsidR="00AB58AE" w14:paraId="167B8359" w14:textId="77777777">
        <w:tc>
          <w:tcPr>
            <w:tcW w:w="2704" w:type="dxa"/>
          </w:tcPr>
          <w:p w14:paraId="62472E81" w14:textId="77777777" w:rsidR="00AB58AE" w:rsidRDefault="00000000">
            <w:pPr>
              <w:pStyle w:val="TableText"/>
            </w:pPr>
            <w:r>
              <w:rPr>
                <w:rStyle w:val="VerbatimChar"/>
              </w:rPr>
              <w:t>data/bci.stem1.Rdata</w:t>
            </w:r>
            <w:r>
              <w:t xml:space="preserve"> … </w:t>
            </w:r>
            <w:r>
              <w:rPr>
                <w:rStyle w:val="VerbatimChar"/>
              </w:rPr>
              <w:t>bci.stem9.Rdata</w:t>
            </w:r>
          </w:p>
        </w:tc>
        <w:tc>
          <w:tcPr>
            <w:tcW w:w="1159" w:type="dxa"/>
          </w:tcPr>
          <w:p w14:paraId="5FCFEAC5" w14:textId="77777777" w:rsidR="00AB58AE" w:rsidRDefault="00000000">
            <w:pPr>
              <w:pStyle w:val="TableText"/>
            </w:pPr>
            <w:r>
              <w:t>646,813 × 17 each</w:t>
            </w:r>
          </w:p>
        </w:tc>
        <w:tc>
          <w:tcPr>
            <w:tcW w:w="4056" w:type="dxa"/>
          </w:tcPr>
          <w:p w14:paraId="466E7496" w14:textId="77777777" w:rsidR="00AB58AE" w:rsidRDefault="00000000">
            <w:pPr>
              <w:pStyle w:val="TableText"/>
            </w:pPr>
            <w:r>
              <w:t xml:space="preserve">Census tables </w:t>
            </w:r>
            <w:r>
              <w:rPr>
                <w:rStyle w:val="VerbatimChar"/>
              </w:rPr>
              <w:t>bci.stem1</w:t>
            </w:r>
            <w:r>
              <w:t xml:space="preserve"> … </w:t>
            </w:r>
            <w:r>
              <w:rPr>
                <w:rStyle w:val="VerbatimChar"/>
              </w:rPr>
              <w:t>bci.stem9</w:t>
            </w:r>
            <w:r>
              <w:t>: one row per stem, the same stems in the same order in all nine (Table 3)</w:t>
            </w:r>
          </w:p>
        </w:tc>
      </w:tr>
      <w:tr w:rsidR="00AB58AE" w14:paraId="24076A56" w14:textId="77777777">
        <w:tc>
          <w:tcPr>
            <w:tcW w:w="2704" w:type="dxa"/>
          </w:tcPr>
          <w:p w14:paraId="1B6AB38B" w14:textId="77777777" w:rsidR="00AB58AE" w:rsidRDefault="00000000">
            <w:pPr>
              <w:pStyle w:val="TableText"/>
            </w:pPr>
            <w:r>
              <w:rPr>
                <w:rStyle w:val="VerbatimChar"/>
              </w:rPr>
              <w:t>data/bci.spptable.rdata</w:t>
            </w:r>
          </w:p>
        </w:tc>
        <w:tc>
          <w:tcPr>
            <w:tcW w:w="1159" w:type="dxa"/>
          </w:tcPr>
          <w:p w14:paraId="6776968A" w14:textId="77777777" w:rsidR="00AB58AE" w:rsidRDefault="00000000">
            <w:pPr>
              <w:pStyle w:val="TableText"/>
            </w:pPr>
            <w:r>
              <w:t>328 × 17</w:t>
            </w:r>
          </w:p>
        </w:tc>
        <w:tc>
          <w:tcPr>
            <w:tcW w:w="4056" w:type="dxa"/>
          </w:tcPr>
          <w:p w14:paraId="4B7A0B11" w14:textId="77777777" w:rsidR="00AB58AE" w:rsidRDefault="00000000">
            <w:pPr>
              <w:pStyle w:val="TableText"/>
            </w:pPr>
            <w:r>
              <w:t xml:space="preserve">Species table </w:t>
            </w:r>
            <w:r>
              <w:rPr>
                <w:rStyle w:val="VerbatimChar"/>
              </w:rPr>
              <w:t>bci.spptable</w:t>
            </w:r>
            <w:r>
              <w:t xml:space="preserve">: one row per species code, </w:t>
            </w:r>
            <w:r>
              <w:rPr>
                <w:rStyle w:val="VerbatimChar"/>
              </w:rPr>
              <w:t>uniden</w:t>
            </w:r>
            <w:r>
              <w:t xml:space="preserve"> included</w:t>
            </w:r>
          </w:p>
        </w:tc>
      </w:tr>
      <w:tr w:rsidR="00AB58AE" w14:paraId="5D1E1E29" w14:textId="77777777">
        <w:tc>
          <w:tcPr>
            <w:tcW w:w="2704" w:type="dxa"/>
          </w:tcPr>
          <w:p w14:paraId="4B8732F1" w14:textId="77777777" w:rsidR="00AB58AE" w:rsidRDefault="00000000">
            <w:pPr>
              <w:pStyle w:val="TableText"/>
            </w:pPr>
            <w:r>
              <w:rPr>
                <w:rStyle w:val="VerbatimChar"/>
              </w:rPr>
              <w:t>data/posterior_sampled_paths.rds</w:t>
            </w:r>
          </w:p>
        </w:tc>
        <w:tc>
          <w:tcPr>
            <w:tcW w:w="1159" w:type="dxa"/>
          </w:tcPr>
          <w:p w14:paraId="1CBA2F41" w14:textId="77777777" w:rsidR="00AB58AE" w:rsidRDefault="00000000">
            <w:pPr>
              <w:pStyle w:val="TableText"/>
            </w:pPr>
            <w:r>
              <w:t>1,554,448 × 6</w:t>
            </w:r>
          </w:p>
        </w:tc>
        <w:tc>
          <w:tcPr>
            <w:tcW w:w="4056" w:type="dxa"/>
          </w:tcPr>
          <w:p w14:paraId="2DB39313" w14:textId="77777777" w:rsidR="00AB58AE" w:rsidRDefault="00000000">
            <w:pPr>
              <w:pStyle w:val="TableText"/>
            </w:pPr>
            <w:r>
              <w:t>Posterior samples of the stem reconstruction: one row per distinct sampled reconstruction of a tree</w:t>
            </w:r>
          </w:p>
        </w:tc>
      </w:tr>
      <w:tr w:rsidR="00AB58AE" w14:paraId="30146797" w14:textId="77777777">
        <w:tc>
          <w:tcPr>
            <w:tcW w:w="2704" w:type="dxa"/>
          </w:tcPr>
          <w:p w14:paraId="6777F810" w14:textId="77777777" w:rsidR="00AB58AE" w:rsidRDefault="00000000">
            <w:pPr>
              <w:pStyle w:val="TableText"/>
            </w:pPr>
            <w:r>
              <w:rPr>
                <w:rStyle w:val="VerbatimChar"/>
              </w:rPr>
              <w:t>code/load-bci-tables.R</w:t>
            </w:r>
          </w:p>
        </w:tc>
        <w:tc>
          <w:tcPr>
            <w:tcW w:w="1159" w:type="dxa"/>
          </w:tcPr>
          <w:p w14:paraId="0074709B" w14:textId="77777777" w:rsidR="00AB58AE" w:rsidRDefault="00AB58AE">
            <w:pPr>
              <w:pStyle w:val="TableText"/>
            </w:pPr>
          </w:p>
        </w:tc>
        <w:tc>
          <w:tcPr>
            <w:tcW w:w="4056" w:type="dxa"/>
          </w:tcPr>
          <w:p w14:paraId="0E10A847" w14:textId="77777777" w:rsidR="00AB58AE" w:rsidRDefault="00000000">
            <w:pPr>
              <w:pStyle w:val="TableText"/>
            </w:pPr>
            <w:r>
              <w:t>Loads the tables and draws reconstructions from the posterior samples</w:t>
            </w:r>
          </w:p>
        </w:tc>
      </w:tr>
      <w:tr w:rsidR="00AB58AE" w14:paraId="306A5227" w14:textId="77777777">
        <w:tc>
          <w:tcPr>
            <w:tcW w:w="2704" w:type="dxa"/>
          </w:tcPr>
          <w:p w14:paraId="19D6C8E3" w14:textId="77777777" w:rsidR="00AB58AE" w:rsidRDefault="00000000">
            <w:pPr>
              <w:pStyle w:val="TableText"/>
            </w:pPr>
            <w:r>
              <w:rPr>
                <w:rStyle w:val="VerbatimChar"/>
              </w:rPr>
              <w:t>code/1_tables.R</w:t>
            </w:r>
            <w:r>
              <w:t xml:space="preserve"> … </w:t>
            </w:r>
            <w:r>
              <w:rPr>
                <w:rStyle w:val="VerbatimChar"/>
              </w:rPr>
              <w:t>3_census-9-summary.R</w:t>
            </w:r>
          </w:p>
        </w:tc>
        <w:tc>
          <w:tcPr>
            <w:tcW w:w="1159" w:type="dxa"/>
          </w:tcPr>
          <w:p w14:paraId="5FE5710F" w14:textId="77777777" w:rsidR="00AB58AE" w:rsidRDefault="00AB58AE">
            <w:pPr>
              <w:pStyle w:val="TableText"/>
            </w:pPr>
          </w:p>
        </w:tc>
        <w:tc>
          <w:tcPr>
            <w:tcW w:w="4056" w:type="dxa"/>
          </w:tcPr>
          <w:p w14:paraId="002F44AD" w14:textId="77777777" w:rsidR="00AB58AE" w:rsidRDefault="00000000">
            <w:pPr>
              <w:pStyle w:val="TableText"/>
            </w:pPr>
            <w:r>
              <w:t>Reproduce the tables and the numbers of the data in this paper</w:t>
            </w:r>
          </w:p>
        </w:tc>
      </w:tr>
      <w:tr w:rsidR="00AB58AE" w14:paraId="5F8790C4" w14:textId="77777777">
        <w:tc>
          <w:tcPr>
            <w:tcW w:w="2704" w:type="dxa"/>
          </w:tcPr>
          <w:p w14:paraId="79DE6993" w14:textId="77777777" w:rsidR="00AB58AE" w:rsidRDefault="00000000">
            <w:pPr>
              <w:pStyle w:val="TableText"/>
            </w:pPr>
            <w:r>
              <w:rPr>
                <w:rStyle w:val="VerbatimChar"/>
              </w:rPr>
              <w:t>Metadata.md</w:t>
            </w:r>
            <w:r>
              <w:t xml:space="preserve">, </w:t>
            </w:r>
            <w:r>
              <w:rPr>
                <w:rStyle w:val="VerbatimChar"/>
              </w:rPr>
              <w:t>README.md</w:t>
            </w:r>
          </w:p>
        </w:tc>
        <w:tc>
          <w:tcPr>
            <w:tcW w:w="1159" w:type="dxa"/>
          </w:tcPr>
          <w:p w14:paraId="64851899" w14:textId="77777777" w:rsidR="00AB58AE" w:rsidRDefault="00AB58AE">
            <w:pPr>
              <w:pStyle w:val="TableText"/>
            </w:pPr>
          </w:p>
        </w:tc>
        <w:tc>
          <w:tcPr>
            <w:tcW w:w="4056" w:type="dxa"/>
          </w:tcPr>
          <w:p w14:paraId="610D8A82" w14:textId="77777777" w:rsidR="00AB58AE" w:rsidRDefault="00000000">
            <w:pPr>
              <w:pStyle w:val="TableText"/>
            </w:pPr>
            <w:r>
              <w:t>Documentation</w:t>
            </w:r>
          </w:p>
        </w:tc>
      </w:tr>
    </w:tbl>
    <w:p w14:paraId="342FFDE0" w14:textId="77777777" w:rsidR="00921518" w:rsidRDefault="00921518">
      <w:pPr>
        <w:pStyle w:val="FirstParagraph"/>
        <w:rPr>
          <w:ins w:id="226" w:author="Medina-Vega, Jose A." w:date="2026-10-28T13:04:00Z" w16du:dateUtc="2026-10-28T18:04:00Z"/>
          <w:b/>
          <w:bCs/>
        </w:rPr>
      </w:pPr>
    </w:p>
    <w:p w14:paraId="1334279E" w14:textId="77777777" w:rsidR="00921518" w:rsidRDefault="00921518">
      <w:pPr>
        <w:pStyle w:val="FirstParagraph"/>
        <w:rPr>
          <w:ins w:id="227" w:author="Medina-Vega, Jose A." w:date="2026-10-28T13:04:00Z" w16du:dateUtc="2026-10-28T18:04:00Z"/>
          <w:b/>
          <w:bCs/>
        </w:rPr>
      </w:pPr>
    </w:p>
    <w:p w14:paraId="6EC98C7C" w14:textId="5F77D506" w:rsidR="00AB58AE" w:rsidRDefault="00000000">
      <w:pPr>
        <w:pStyle w:val="FirstParagraph"/>
      </w:pPr>
      <w:r>
        <w:rPr>
          <w:b/>
          <w:bCs/>
        </w:rPr>
        <w:t>Table 3.</w:t>
      </w:r>
      <w:r>
        <w:t xml:space="preserve"> Columns of the census tables </w:t>
      </w:r>
      <w:r>
        <w:rPr>
          <w:rStyle w:val="VerbatimChar"/>
        </w:rPr>
        <w:t>bci.stem1</w:t>
      </w:r>
      <w:r>
        <w:t xml:space="preserve"> to </w:t>
      </w:r>
      <w:r>
        <w:rPr>
          <w:rStyle w:val="VerbatimChar"/>
        </w:rPr>
        <w:t>bci.stem9</w:t>
      </w:r>
      <w:r>
        <w:t xml:space="preserve">. Empty cells are </w:t>
      </w:r>
      <w:r>
        <w:rPr>
          <w:rStyle w:val="VerbatimChar"/>
        </w:rPr>
        <w:t>NA</w:t>
      </w:r>
      <w:r>
        <w:t>.</w:t>
      </w:r>
    </w:p>
    <w:tbl>
      <w:tblPr>
        <w:tblStyle w:val="Table"/>
        <w:tblW w:w="5000" w:type="pct"/>
        <w:tblLayout w:type="fixed"/>
        <w:tblLook w:val="0020" w:firstRow="1" w:lastRow="0" w:firstColumn="0" w:lastColumn="0" w:noHBand="0" w:noVBand="0"/>
      </w:tblPr>
      <w:tblGrid>
        <w:gridCol w:w="1707"/>
        <w:gridCol w:w="1422"/>
        <w:gridCol w:w="7111"/>
      </w:tblGrid>
      <w:tr w:rsidR="00AB58AE" w14:paraId="08C750A8" w14:textId="77777777" w:rsidTr="00AB58AE">
        <w:trPr>
          <w:cnfStyle w:val="100000000000" w:firstRow="1" w:lastRow="0" w:firstColumn="0" w:lastColumn="0" w:oddVBand="0" w:evenVBand="0" w:oddHBand="0" w:evenHBand="0" w:firstRowFirstColumn="0" w:firstRowLastColumn="0" w:lastRowFirstColumn="0" w:lastRowLastColumn="0"/>
          <w:tblHeader/>
        </w:trPr>
        <w:tc>
          <w:tcPr>
            <w:tcW w:w="1320" w:type="dxa"/>
          </w:tcPr>
          <w:p w14:paraId="451F76B8" w14:textId="77777777" w:rsidR="00AB58AE" w:rsidRDefault="00000000">
            <w:pPr>
              <w:pStyle w:val="TableText"/>
            </w:pPr>
            <w:r>
              <w:t>Column</w:t>
            </w:r>
          </w:p>
        </w:tc>
        <w:tc>
          <w:tcPr>
            <w:tcW w:w="1100" w:type="dxa"/>
          </w:tcPr>
          <w:p w14:paraId="631A4C7B" w14:textId="77777777" w:rsidR="00AB58AE" w:rsidRDefault="00000000">
            <w:pPr>
              <w:pStyle w:val="TableText"/>
            </w:pPr>
            <w:r>
              <w:t>Type</w:t>
            </w:r>
          </w:p>
        </w:tc>
        <w:tc>
          <w:tcPr>
            <w:tcW w:w="5500" w:type="dxa"/>
          </w:tcPr>
          <w:p w14:paraId="02F4EA25" w14:textId="77777777" w:rsidR="00AB58AE" w:rsidRDefault="00000000">
            <w:pPr>
              <w:pStyle w:val="TableText"/>
            </w:pPr>
            <w:r>
              <w:t>Content</w:t>
            </w:r>
          </w:p>
        </w:tc>
      </w:tr>
      <w:tr w:rsidR="00AB58AE" w14:paraId="3196A24A" w14:textId="77777777">
        <w:tc>
          <w:tcPr>
            <w:tcW w:w="1320" w:type="dxa"/>
          </w:tcPr>
          <w:p w14:paraId="616DEDE3" w14:textId="77777777" w:rsidR="00AB58AE" w:rsidRDefault="00000000">
            <w:pPr>
              <w:pStyle w:val="TableText"/>
            </w:pPr>
            <w:r>
              <w:rPr>
                <w:rStyle w:val="VerbatimChar"/>
              </w:rPr>
              <w:t>CensusID</w:t>
            </w:r>
          </w:p>
        </w:tc>
        <w:tc>
          <w:tcPr>
            <w:tcW w:w="1100" w:type="dxa"/>
          </w:tcPr>
          <w:p w14:paraId="514BF86B" w14:textId="77777777" w:rsidR="00AB58AE" w:rsidRDefault="00000000">
            <w:pPr>
              <w:pStyle w:val="TableText"/>
            </w:pPr>
            <w:r>
              <w:t>number</w:t>
            </w:r>
          </w:p>
        </w:tc>
        <w:tc>
          <w:tcPr>
            <w:tcW w:w="5500" w:type="dxa"/>
          </w:tcPr>
          <w:p w14:paraId="6A85FF0E" w14:textId="77777777" w:rsidR="00AB58AE" w:rsidRDefault="00000000">
            <w:pPr>
              <w:pStyle w:val="TableText"/>
            </w:pPr>
            <w:r>
              <w:t>Census, 1–9 (Table 1)</w:t>
            </w:r>
          </w:p>
        </w:tc>
      </w:tr>
      <w:tr w:rsidR="00AB58AE" w14:paraId="6461E012" w14:textId="77777777">
        <w:tc>
          <w:tcPr>
            <w:tcW w:w="1320" w:type="dxa"/>
          </w:tcPr>
          <w:p w14:paraId="7ADCC16D" w14:textId="77777777" w:rsidR="00AB58AE" w:rsidRDefault="00000000">
            <w:pPr>
              <w:pStyle w:val="TableText"/>
            </w:pPr>
            <w:r>
              <w:rPr>
                <w:rStyle w:val="VerbatimChar"/>
              </w:rPr>
              <w:t>treeID</w:t>
            </w:r>
          </w:p>
        </w:tc>
        <w:tc>
          <w:tcPr>
            <w:tcW w:w="1100" w:type="dxa"/>
          </w:tcPr>
          <w:p w14:paraId="01F57CEB" w14:textId="77777777" w:rsidR="00AB58AE" w:rsidRDefault="00000000">
            <w:pPr>
              <w:pStyle w:val="TableText"/>
            </w:pPr>
            <w:r>
              <w:t>text</w:t>
            </w:r>
          </w:p>
        </w:tc>
        <w:tc>
          <w:tcPr>
            <w:tcW w:w="5500" w:type="dxa"/>
          </w:tcPr>
          <w:p w14:paraId="41C602B0" w14:textId="77777777" w:rsidR="00AB58AE" w:rsidRDefault="00000000">
            <w:pPr>
              <w:pStyle w:val="TableText"/>
            </w:pPr>
            <w:r>
              <w:t>Tree; the same in every census</w:t>
            </w:r>
          </w:p>
        </w:tc>
      </w:tr>
      <w:tr w:rsidR="00AB58AE" w14:paraId="2708515E" w14:textId="77777777">
        <w:tc>
          <w:tcPr>
            <w:tcW w:w="1320" w:type="dxa"/>
          </w:tcPr>
          <w:p w14:paraId="19DE03FC" w14:textId="77777777" w:rsidR="00AB58AE" w:rsidRDefault="00000000">
            <w:pPr>
              <w:pStyle w:val="TableText"/>
            </w:pPr>
            <w:r>
              <w:rPr>
                <w:rStyle w:val="VerbatimChar"/>
              </w:rPr>
              <w:t>stemID</w:t>
            </w:r>
          </w:p>
        </w:tc>
        <w:tc>
          <w:tcPr>
            <w:tcW w:w="1100" w:type="dxa"/>
          </w:tcPr>
          <w:p w14:paraId="754B8E2B" w14:textId="77777777" w:rsidR="00AB58AE" w:rsidRDefault="00000000">
            <w:pPr>
              <w:pStyle w:val="TableText"/>
            </w:pPr>
            <w:r>
              <w:t>integer</w:t>
            </w:r>
          </w:p>
        </w:tc>
        <w:tc>
          <w:tcPr>
            <w:tcW w:w="5500" w:type="dxa"/>
          </w:tcPr>
          <w:p w14:paraId="6E9A0D97" w14:textId="77777777" w:rsidR="00AB58AE" w:rsidRDefault="00000000">
            <w:pPr>
              <w:pStyle w:val="TableText"/>
            </w:pPr>
            <w:r>
              <w:t xml:space="preserve">Stem number within its tree (1, 2, …). </w:t>
            </w:r>
            <w:r>
              <w:rPr>
                <w:rStyle w:val="VerbatimChar"/>
              </w:rPr>
              <w:t>treeID</w:t>
            </w:r>
            <w:r>
              <w:t xml:space="preserve"> and </w:t>
            </w:r>
            <w:r>
              <w:rPr>
                <w:rStyle w:val="VerbatimChar"/>
              </w:rPr>
              <w:t>stemID</w:t>
            </w:r>
            <w:r>
              <w:t xml:space="preserve"> together identify a stem</w:t>
            </w:r>
          </w:p>
        </w:tc>
      </w:tr>
      <w:tr w:rsidR="00AB58AE" w14:paraId="0E2C9759" w14:textId="77777777">
        <w:tc>
          <w:tcPr>
            <w:tcW w:w="1320" w:type="dxa"/>
          </w:tcPr>
          <w:p w14:paraId="05265234" w14:textId="77777777" w:rsidR="00AB58AE" w:rsidRDefault="00000000">
            <w:pPr>
              <w:pStyle w:val="TableText"/>
            </w:pPr>
            <w:r>
              <w:rPr>
                <w:rStyle w:val="VerbatimChar"/>
              </w:rPr>
              <w:t>tag</w:t>
            </w:r>
          </w:p>
        </w:tc>
        <w:tc>
          <w:tcPr>
            <w:tcW w:w="1100" w:type="dxa"/>
          </w:tcPr>
          <w:p w14:paraId="2A2C3A35" w14:textId="77777777" w:rsidR="00AB58AE" w:rsidRDefault="00000000">
            <w:pPr>
              <w:pStyle w:val="TableText"/>
            </w:pPr>
            <w:r>
              <w:t>text</w:t>
            </w:r>
          </w:p>
        </w:tc>
        <w:tc>
          <w:tcPr>
            <w:tcW w:w="5500" w:type="dxa"/>
          </w:tcPr>
          <w:p w14:paraId="7DC1C842" w14:textId="77777777" w:rsidR="00AB58AE" w:rsidRDefault="00000000">
            <w:pPr>
              <w:pStyle w:val="TableText"/>
            </w:pPr>
            <w:r>
              <w:t>Field tag of the tree, with leading zeros and sign kept (e.g. </w:t>
            </w:r>
            <w:r>
              <w:rPr>
                <w:rStyle w:val="VerbatimChar"/>
              </w:rPr>
              <w:t>000006</w:t>
            </w:r>
            <w:r>
              <w:t xml:space="preserve">, </w:t>
            </w:r>
            <w:r>
              <w:rPr>
                <w:rStyle w:val="VerbatimChar"/>
              </w:rPr>
              <w:t>-05599</w:t>
            </w:r>
            <w:r>
              <w:t>)</w:t>
            </w:r>
          </w:p>
        </w:tc>
      </w:tr>
      <w:tr w:rsidR="00AB58AE" w14:paraId="67769C3B" w14:textId="77777777">
        <w:tc>
          <w:tcPr>
            <w:tcW w:w="1320" w:type="dxa"/>
          </w:tcPr>
          <w:p w14:paraId="5FB6DF1D" w14:textId="77777777" w:rsidR="00AB58AE" w:rsidRDefault="00000000">
            <w:pPr>
              <w:pStyle w:val="TableText"/>
            </w:pPr>
            <w:r>
              <w:rPr>
                <w:rStyle w:val="VerbatimChar"/>
              </w:rPr>
              <w:t>StemTag</w:t>
            </w:r>
          </w:p>
        </w:tc>
        <w:tc>
          <w:tcPr>
            <w:tcW w:w="1100" w:type="dxa"/>
          </w:tcPr>
          <w:p w14:paraId="059A34B4" w14:textId="77777777" w:rsidR="00AB58AE" w:rsidRDefault="00000000">
            <w:pPr>
              <w:pStyle w:val="TableText"/>
            </w:pPr>
            <w:r>
              <w:t>text</w:t>
            </w:r>
          </w:p>
        </w:tc>
        <w:tc>
          <w:tcPr>
            <w:tcW w:w="5500" w:type="dxa"/>
          </w:tcPr>
          <w:p w14:paraId="07E496B7" w14:textId="77777777" w:rsidR="00AB58AE" w:rsidRDefault="00000000">
            <w:pPr>
              <w:pStyle w:val="TableText"/>
            </w:pPr>
            <w:r>
              <w:t>Field tag of the stem, used since 2010; earlier records may show the tag the stem received later</w:t>
            </w:r>
          </w:p>
        </w:tc>
      </w:tr>
      <w:tr w:rsidR="00AB58AE" w14:paraId="6A657D3A" w14:textId="77777777">
        <w:tc>
          <w:tcPr>
            <w:tcW w:w="1320" w:type="dxa"/>
          </w:tcPr>
          <w:p w14:paraId="4C5474A6" w14:textId="77777777" w:rsidR="00AB58AE" w:rsidRDefault="00000000">
            <w:pPr>
              <w:pStyle w:val="TableText"/>
            </w:pPr>
            <w:r>
              <w:rPr>
                <w:rStyle w:val="VerbatimChar"/>
              </w:rPr>
              <w:t>sp</w:t>
            </w:r>
          </w:p>
        </w:tc>
        <w:tc>
          <w:tcPr>
            <w:tcW w:w="1100" w:type="dxa"/>
          </w:tcPr>
          <w:p w14:paraId="5F0BEFC0" w14:textId="77777777" w:rsidR="00AB58AE" w:rsidRDefault="00000000">
            <w:pPr>
              <w:pStyle w:val="TableText"/>
            </w:pPr>
            <w:r>
              <w:t>text</w:t>
            </w:r>
          </w:p>
        </w:tc>
        <w:tc>
          <w:tcPr>
            <w:tcW w:w="5500" w:type="dxa"/>
          </w:tcPr>
          <w:p w14:paraId="67F984B8" w14:textId="77777777" w:rsidR="00AB58AE" w:rsidRDefault="00000000">
            <w:pPr>
              <w:pStyle w:val="TableText"/>
            </w:pPr>
            <w:r>
              <w:t>Species code; joins the species table</w:t>
            </w:r>
          </w:p>
        </w:tc>
      </w:tr>
      <w:tr w:rsidR="00AB58AE" w14:paraId="79BF2E27" w14:textId="77777777">
        <w:tc>
          <w:tcPr>
            <w:tcW w:w="1320" w:type="dxa"/>
          </w:tcPr>
          <w:p w14:paraId="528219F9" w14:textId="77777777" w:rsidR="00AB58AE" w:rsidRDefault="00000000">
            <w:pPr>
              <w:pStyle w:val="TableText"/>
            </w:pPr>
            <w:r>
              <w:rPr>
                <w:rStyle w:val="VerbatimChar"/>
              </w:rPr>
              <w:t>quadrat</w:t>
            </w:r>
          </w:p>
        </w:tc>
        <w:tc>
          <w:tcPr>
            <w:tcW w:w="1100" w:type="dxa"/>
          </w:tcPr>
          <w:p w14:paraId="642B419E" w14:textId="77777777" w:rsidR="00AB58AE" w:rsidRDefault="00000000">
            <w:pPr>
              <w:pStyle w:val="TableText"/>
            </w:pPr>
            <w:r>
              <w:t>text</w:t>
            </w:r>
          </w:p>
        </w:tc>
        <w:tc>
          <w:tcPr>
            <w:tcW w:w="5500" w:type="dxa"/>
          </w:tcPr>
          <w:p w14:paraId="6A813445" w14:textId="77777777" w:rsidR="00AB58AE" w:rsidRDefault="00000000">
            <w:pPr>
              <w:pStyle w:val="TableText"/>
            </w:pPr>
            <w:r>
              <w:t xml:space="preserve">20 × 20 m quadrat, </w:t>
            </w:r>
            <w:r>
              <w:rPr>
                <w:rStyle w:val="VerbatimChar"/>
              </w:rPr>
              <w:t>XXYY</w:t>
            </w:r>
            <w:r>
              <w:t>: column (</w:t>
            </w:r>
            <w:r>
              <w:rPr>
                <w:rStyle w:val="VerbatimChar"/>
              </w:rPr>
              <w:t>gx</w:t>
            </w:r>
            <w:r>
              <w:t>/20) and row (</w:t>
            </w:r>
            <w:r>
              <w:rPr>
                <w:rStyle w:val="VerbatimChar"/>
              </w:rPr>
              <w:t>gy</w:t>
            </w:r>
            <w:r>
              <w:t>/20)</w:t>
            </w:r>
          </w:p>
        </w:tc>
      </w:tr>
      <w:tr w:rsidR="00AB58AE" w14:paraId="5FBFA558" w14:textId="77777777">
        <w:tc>
          <w:tcPr>
            <w:tcW w:w="1320" w:type="dxa"/>
          </w:tcPr>
          <w:p w14:paraId="365A8E5F" w14:textId="77777777" w:rsidR="00AB58AE" w:rsidRDefault="00000000">
            <w:pPr>
              <w:pStyle w:val="TableText"/>
            </w:pPr>
            <w:r>
              <w:rPr>
                <w:rStyle w:val="VerbatimChar"/>
              </w:rPr>
              <w:lastRenderedPageBreak/>
              <w:t>gx</w:t>
            </w:r>
            <w:r>
              <w:t xml:space="preserve">, </w:t>
            </w:r>
            <w:r>
              <w:rPr>
                <w:rStyle w:val="VerbatimChar"/>
              </w:rPr>
              <w:t>gy</w:t>
            </w:r>
          </w:p>
        </w:tc>
        <w:tc>
          <w:tcPr>
            <w:tcW w:w="1100" w:type="dxa"/>
          </w:tcPr>
          <w:p w14:paraId="4B14A442" w14:textId="77777777" w:rsidR="00AB58AE" w:rsidRDefault="00000000">
            <w:pPr>
              <w:pStyle w:val="TableText"/>
            </w:pPr>
            <w:r>
              <w:t>number, m</w:t>
            </w:r>
          </w:p>
        </w:tc>
        <w:tc>
          <w:tcPr>
            <w:tcW w:w="5500" w:type="dxa"/>
          </w:tcPr>
          <w:p w14:paraId="71EE5855" w14:textId="77777777" w:rsidR="00AB58AE" w:rsidRDefault="00000000">
            <w:pPr>
              <w:pStyle w:val="TableText"/>
            </w:pPr>
            <w:r>
              <w:t>Location of the tree, east of the western edge (0–1000) and north of the southern edge (0–500)</w:t>
            </w:r>
          </w:p>
        </w:tc>
      </w:tr>
      <w:tr w:rsidR="00AB58AE" w14:paraId="262E3C8F" w14:textId="77777777">
        <w:tc>
          <w:tcPr>
            <w:tcW w:w="1320" w:type="dxa"/>
          </w:tcPr>
          <w:p w14:paraId="56371388" w14:textId="77777777" w:rsidR="00AB58AE" w:rsidRDefault="00000000">
            <w:pPr>
              <w:pStyle w:val="TableText"/>
            </w:pPr>
            <w:r>
              <w:rPr>
                <w:rStyle w:val="VerbatimChar"/>
              </w:rPr>
              <w:t>dbh</w:t>
            </w:r>
          </w:p>
        </w:tc>
        <w:tc>
          <w:tcPr>
            <w:tcW w:w="1100" w:type="dxa"/>
          </w:tcPr>
          <w:p w14:paraId="19F53E32" w14:textId="77777777" w:rsidR="00AB58AE" w:rsidRDefault="00000000">
            <w:pPr>
              <w:pStyle w:val="TableText"/>
            </w:pPr>
            <w:r>
              <w:t>number, mm</w:t>
            </w:r>
          </w:p>
        </w:tc>
        <w:tc>
          <w:tcPr>
            <w:tcW w:w="5500" w:type="dxa"/>
          </w:tcPr>
          <w:p w14:paraId="705FCC51" w14:textId="77777777" w:rsidR="00AB58AE" w:rsidRDefault="00000000">
            <w:pPr>
              <w:pStyle w:val="TableText"/>
            </w:pPr>
            <w:r>
              <w:t xml:space="preserve">Diameter as recorded, at height </w:t>
            </w:r>
            <w:r>
              <w:rPr>
                <w:rStyle w:val="VerbatimChar"/>
              </w:rPr>
              <w:t>hom</w:t>
            </w:r>
            <w:r>
              <w:t>; empty when not measured</w:t>
            </w:r>
          </w:p>
        </w:tc>
      </w:tr>
      <w:tr w:rsidR="00AB58AE" w14:paraId="348D8A03" w14:textId="77777777">
        <w:tc>
          <w:tcPr>
            <w:tcW w:w="1320" w:type="dxa"/>
          </w:tcPr>
          <w:p w14:paraId="56D5FA76" w14:textId="77777777" w:rsidR="00AB58AE" w:rsidRDefault="00000000">
            <w:pPr>
              <w:pStyle w:val="TableText"/>
            </w:pPr>
            <w:r>
              <w:rPr>
                <w:rStyle w:val="VerbatimChar"/>
              </w:rPr>
              <w:t>hom</w:t>
            </w:r>
          </w:p>
        </w:tc>
        <w:tc>
          <w:tcPr>
            <w:tcW w:w="1100" w:type="dxa"/>
          </w:tcPr>
          <w:p w14:paraId="69F669C4" w14:textId="77777777" w:rsidR="00AB58AE" w:rsidRDefault="00000000">
            <w:pPr>
              <w:pStyle w:val="TableText"/>
            </w:pPr>
            <w:r>
              <w:t>number, m</w:t>
            </w:r>
          </w:p>
        </w:tc>
        <w:tc>
          <w:tcPr>
            <w:tcW w:w="5500" w:type="dxa"/>
          </w:tcPr>
          <w:p w14:paraId="2D44696F" w14:textId="77777777" w:rsidR="00AB58AE" w:rsidRDefault="00000000">
            <w:pPr>
              <w:pStyle w:val="TableText"/>
            </w:pPr>
            <w:r>
              <w:t>Height of measurement as recorded</w:t>
            </w:r>
          </w:p>
        </w:tc>
      </w:tr>
      <w:tr w:rsidR="00AB58AE" w14:paraId="2DE8D2F8" w14:textId="77777777">
        <w:tc>
          <w:tcPr>
            <w:tcW w:w="1320" w:type="dxa"/>
          </w:tcPr>
          <w:p w14:paraId="34F461E4" w14:textId="77777777" w:rsidR="00AB58AE" w:rsidRDefault="00000000">
            <w:pPr>
              <w:pStyle w:val="TableText"/>
            </w:pPr>
            <w:r>
              <w:rPr>
                <w:rStyle w:val="VerbatimChar"/>
              </w:rPr>
              <w:t>ExactDate</w:t>
            </w:r>
          </w:p>
        </w:tc>
        <w:tc>
          <w:tcPr>
            <w:tcW w:w="1100" w:type="dxa"/>
          </w:tcPr>
          <w:p w14:paraId="1E5C48A3" w14:textId="77777777" w:rsidR="00AB58AE" w:rsidRDefault="00000000">
            <w:pPr>
              <w:pStyle w:val="TableText"/>
            </w:pPr>
            <w:r>
              <w:t>date</w:t>
            </w:r>
          </w:p>
        </w:tc>
        <w:tc>
          <w:tcPr>
            <w:tcW w:w="5500" w:type="dxa"/>
          </w:tcPr>
          <w:p w14:paraId="555B62C4" w14:textId="77777777" w:rsidR="00AB58AE" w:rsidRDefault="00000000">
            <w:pPr>
              <w:pStyle w:val="TableText"/>
            </w:pPr>
            <w:r>
              <w:t>Date of the field record; empty without a record</w:t>
            </w:r>
          </w:p>
        </w:tc>
      </w:tr>
      <w:tr w:rsidR="00AB58AE" w14:paraId="30913050" w14:textId="77777777">
        <w:tc>
          <w:tcPr>
            <w:tcW w:w="1320" w:type="dxa"/>
          </w:tcPr>
          <w:p w14:paraId="57F23ECC" w14:textId="77777777" w:rsidR="00AB58AE" w:rsidRDefault="00000000">
            <w:pPr>
              <w:pStyle w:val="TableText"/>
            </w:pPr>
            <w:r>
              <w:rPr>
                <w:rStyle w:val="VerbatimChar"/>
              </w:rPr>
              <w:t>date</w:t>
            </w:r>
          </w:p>
        </w:tc>
        <w:tc>
          <w:tcPr>
            <w:tcW w:w="1100" w:type="dxa"/>
          </w:tcPr>
          <w:p w14:paraId="035FF5A0" w14:textId="77777777" w:rsidR="00AB58AE" w:rsidRDefault="00000000">
            <w:pPr>
              <w:pStyle w:val="TableText"/>
            </w:pPr>
            <w:r>
              <w:t>number, days</w:t>
            </w:r>
          </w:p>
        </w:tc>
        <w:tc>
          <w:tcPr>
            <w:tcW w:w="5500" w:type="dxa"/>
          </w:tcPr>
          <w:p w14:paraId="135EA29E" w14:textId="77777777" w:rsidR="00AB58AE" w:rsidRDefault="00000000">
            <w:pPr>
              <w:pStyle w:val="TableText"/>
            </w:pPr>
            <w:r>
              <w:t>Date of every row, in days since 1 January 1960: the recorded date, else the most common date of the tree, the quadrat or the census</w:t>
            </w:r>
          </w:p>
        </w:tc>
      </w:tr>
      <w:tr w:rsidR="00AB58AE" w14:paraId="5AFEE08B" w14:textId="77777777">
        <w:tc>
          <w:tcPr>
            <w:tcW w:w="1320" w:type="dxa"/>
          </w:tcPr>
          <w:p w14:paraId="4CF72748" w14:textId="77777777" w:rsidR="00AB58AE" w:rsidRDefault="00000000">
            <w:pPr>
              <w:pStyle w:val="TableText"/>
            </w:pPr>
            <w:r>
              <w:rPr>
                <w:rStyle w:val="VerbatimChar"/>
              </w:rPr>
              <w:t>codes</w:t>
            </w:r>
          </w:p>
        </w:tc>
        <w:tc>
          <w:tcPr>
            <w:tcW w:w="1100" w:type="dxa"/>
          </w:tcPr>
          <w:p w14:paraId="40AAD42A" w14:textId="77777777" w:rsidR="00AB58AE" w:rsidRDefault="00000000">
            <w:pPr>
              <w:pStyle w:val="TableText"/>
            </w:pPr>
            <w:r>
              <w:t>text</w:t>
            </w:r>
          </w:p>
        </w:tc>
        <w:tc>
          <w:tcPr>
            <w:tcW w:w="5500" w:type="dxa"/>
          </w:tcPr>
          <w:p w14:paraId="749A3562" w14:textId="77777777" w:rsidR="00AB58AE" w:rsidRDefault="00000000">
            <w:pPr>
              <w:pStyle w:val="TableText"/>
            </w:pPr>
            <w:r>
              <w:t xml:space="preserve">Field codes as recorded, separated by </w:t>
            </w:r>
            <w:r>
              <w:rPr>
                <w:rStyle w:val="VerbatimChar"/>
              </w:rPr>
              <w:t>;</w:t>
            </w:r>
          </w:p>
        </w:tc>
      </w:tr>
      <w:tr w:rsidR="00AB58AE" w14:paraId="2FC339CF" w14:textId="77777777">
        <w:tc>
          <w:tcPr>
            <w:tcW w:w="1320" w:type="dxa"/>
          </w:tcPr>
          <w:p w14:paraId="7EF91C91" w14:textId="77777777" w:rsidR="00AB58AE" w:rsidRDefault="00000000">
            <w:pPr>
              <w:pStyle w:val="TableText"/>
            </w:pPr>
            <w:r>
              <w:rPr>
                <w:rStyle w:val="VerbatimChar"/>
              </w:rPr>
              <w:t>DFstatus</w:t>
            </w:r>
          </w:p>
        </w:tc>
        <w:tc>
          <w:tcPr>
            <w:tcW w:w="1100" w:type="dxa"/>
          </w:tcPr>
          <w:p w14:paraId="35C9F258" w14:textId="77777777" w:rsidR="00AB58AE" w:rsidRDefault="00000000">
            <w:pPr>
              <w:pStyle w:val="TableText"/>
            </w:pPr>
            <w:r>
              <w:t>text</w:t>
            </w:r>
          </w:p>
        </w:tc>
        <w:tc>
          <w:tcPr>
            <w:tcW w:w="5500" w:type="dxa"/>
          </w:tcPr>
          <w:p w14:paraId="1F62E3A0" w14:textId="77777777" w:rsidR="00AB58AE" w:rsidRDefault="00000000">
            <w:pPr>
              <w:pStyle w:val="TableText"/>
            </w:pPr>
            <w:r>
              <w:t>Field status as recorded: alive, broken below, dead, stem dead, missing; empty without a record</w:t>
            </w:r>
          </w:p>
        </w:tc>
      </w:tr>
      <w:tr w:rsidR="00AB58AE" w14:paraId="466D3BDA" w14:textId="77777777">
        <w:tc>
          <w:tcPr>
            <w:tcW w:w="1320" w:type="dxa"/>
          </w:tcPr>
          <w:p w14:paraId="6F8D7504" w14:textId="77777777" w:rsidR="00AB58AE" w:rsidRDefault="00000000">
            <w:pPr>
              <w:pStyle w:val="TableText"/>
            </w:pPr>
            <w:r>
              <w:rPr>
                <w:rStyle w:val="VerbatimChar"/>
              </w:rPr>
              <w:t>Rstatus</w:t>
            </w:r>
          </w:p>
        </w:tc>
        <w:tc>
          <w:tcPr>
            <w:tcW w:w="1100" w:type="dxa"/>
          </w:tcPr>
          <w:p w14:paraId="20CF0AD9" w14:textId="77777777" w:rsidR="00AB58AE" w:rsidRDefault="00000000">
            <w:pPr>
              <w:pStyle w:val="TableText"/>
            </w:pPr>
            <w:r>
              <w:t>text</w:t>
            </w:r>
          </w:p>
        </w:tc>
        <w:tc>
          <w:tcPr>
            <w:tcW w:w="5500" w:type="dxa"/>
          </w:tcPr>
          <w:p w14:paraId="41DFEBFE" w14:textId="77777777" w:rsidR="00AB58AE" w:rsidRDefault="00000000">
            <w:pPr>
              <w:pStyle w:val="TableText"/>
            </w:pPr>
            <w:r>
              <w:t>Analytical status: P, A, G or D (Table 4)</w:t>
            </w:r>
          </w:p>
        </w:tc>
      </w:tr>
      <w:tr w:rsidR="00AB58AE" w14:paraId="6CE2C20F" w14:textId="77777777">
        <w:tc>
          <w:tcPr>
            <w:tcW w:w="1320" w:type="dxa"/>
          </w:tcPr>
          <w:p w14:paraId="679DE618" w14:textId="77777777" w:rsidR="00AB58AE" w:rsidRDefault="00000000">
            <w:pPr>
              <w:pStyle w:val="TableText"/>
            </w:pPr>
            <w:r>
              <w:rPr>
                <w:rStyle w:val="VerbatimChar"/>
              </w:rPr>
              <w:t>StemPaths</w:t>
            </w:r>
          </w:p>
        </w:tc>
        <w:tc>
          <w:tcPr>
            <w:tcW w:w="1100" w:type="dxa"/>
          </w:tcPr>
          <w:p w14:paraId="2F9126FF" w14:textId="77777777" w:rsidR="00AB58AE" w:rsidRDefault="00000000">
            <w:pPr>
              <w:pStyle w:val="TableText"/>
            </w:pPr>
            <w:r>
              <w:t>integer</w:t>
            </w:r>
          </w:p>
        </w:tc>
        <w:tc>
          <w:tcPr>
            <w:tcW w:w="5500" w:type="dxa"/>
          </w:tcPr>
          <w:p w14:paraId="6E91DD46" w14:textId="77777777" w:rsidR="00AB58AE" w:rsidRDefault="00000000">
            <w:pPr>
              <w:pStyle w:val="TableText"/>
            </w:pPr>
            <w:r>
              <w:t>Key of the record in the reconstruction, unique within its tree; the posterior samples list the measured records up to the tree’s anchor census (2010 for most trees). Empty for trees not reconstructed</w:t>
            </w:r>
          </w:p>
        </w:tc>
      </w:tr>
    </w:tbl>
    <w:p w14:paraId="7077F036" w14:textId="77777777" w:rsidR="00921518" w:rsidRDefault="00921518">
      <w:pPr>
        <w:pStyle w:val="FirstParagraph"/>
        <w:rPr>
          <w:ins w:id="228" w:author="Medina-Vega, Jose A." w:date="2026-10-28T13:04:00Z" w16du:dateUtc="2026-10-28T18:04:00Z"/>
          <w:b/>
          <w:bCs/>
        </w:rPr>
      </w:pPr>
    </w:p>
    <w:p w14:paraId="7E810AB0" w14:textId="77777777" w:rsidR="00921518" w:rsidRDefault="00921518">
      <w:pPr>
        <w:pStyle w:val="FirstParagraph"/>
        <w:rPr>
          <w:ins w:id="229" w:author="Medina-Vega, Jose A." w:date="2026-10-28T13:04:00Z" w16du:dateUtc="2026-10-28T18:04:00Z"/>
          <w:b/>
          <w:bCs/>
        </w:rPr>
      </w:pPr>
    </w:p>
    <w:p w14:paraId="523BAE69" w14:textId="44474DD0" w:rsidR="00AB58AE" w:rsidRDefault="00000000">
      <w:pPr>
        <w:pStyle w:val="FirstParagraph"/>
      </w:pPr>
      <w:r>
        <w:rPr>
          <w:b/>
          <w:bCs/>
        </w:rPr>
        <w:t>Table 4.</w:t>
      </w:r>
      <w:r>
        <w:t xml:space="preserve"> Analytical status (</w:t>
      </w:r>
      <w:r>
        <w:rPr>
          <w:rStyle w:val="VerbatimChar"/>
        </w:rPr>
        <w:t>Rstatus</w:t>
      </w:r>
      <w:r>
        <w:t>). Evidence of life is an alive record, or a diameter on a broken-below, missing or status-less record. A dead record is dead or stem dead, or broken below without a diameter.</w:t>
      </w:r>
    </w:p>
    <w:tbl>
      <w:tblPr>
        <w:tblStyle w:val="Table"/>
        <w:tblW w:w="5000" w:type="pct"/>
        <w:tblLayout w:type="fixed"/>
        <w:tblLook w:val="0020" w:firstRow="1" w:lastRow="0" w:firstColumn="0" w:lastColumn="0" w:noHBand="0" w:noVBand="0"/>
      </w:tblPr>
      <w:tblGrid>
        <w:gridCol w:w="876"/>
        <w:gridCol w:w="1463"/>
        <w:gridCol w:w="7901"/>
      </w:tblGrid>
      <w:tr w:rsidR="00AB58AE" w14:paraId="1C372FE5" w14:textId="77777777" w:rsidTr="00AB58AE">
        <w:trPr>
          <w:cnfStyle w:val="100000000000" w:firstRow="1" w:lastRow="0" w:firstColumn="0" w:lastColumn="0" w:oddVBand="0" w:evenVBand="0" w:oddHBand="0" w:evenHBand="0" w:firstRowFirstColumn="0" w:firstRowLastColumn="0" w:lastRowFirstColumn="0" w:lastRowLastColumn="0"/>
          <w:tblHeader/>
        </w:trPr>
        <w:tc>
          <w:tcPr>
            <w:tcW w:w="678" w:type="dxa"/>
          </w:tcPr>
          <w:p w14:paraId="569EE0D0" w14:textId="77777777" w:rsidR="00AB58AE" w:rsidRDefault="00000000">
            <w:pPr>
              <w:pStyle w:val="TableText"/>
            </w:pPr>
            <w:r>
              <w:t>Code</w:t>
            </w:r>
          </w:p>
        </w:tc>
        <w:tc>
          <w:tcPr>
            <w:tcW w:w="1131" w:type="dxa"/>
          </w:tcPr>
          <w:p w14:paraId="28237045" w14:textId="77777777" w:rsidR="00AB58AE" w:rsidRDefault="00000000">
            <w:pPr>
              <w:pStyle w:val="TableText"/>
            </w:pPr>
            <w:r>
              <w:t>Meaning</w:t>
            </w:r>
          </w:p>
        </w:tc>
        <w:tc>
          <w:tcPr>
            <w:tcW w:w="6109" w:type="dxa"/>
          </w:tcPr>
          <w:p w14:paraId="7296BF56" w14:textId="77777777" w:rsidR="00AB58AE" w:rsidRDefault="00000000">
            <w:pPr>
              <w:pStyle w:val="TableText"/>
            </w:pPr>
            <w:r>
              <w:t>Rule</w:t>
            </w:r>
          </w:p>
        </w:tc>
      </w:tr>
      <w:tr w:rsidR="00AB58AE" w14:paraId="52EF75C6" w14:textId="77777777">
        <w:tc>
          <w:tcPr>
            <w:tcW w:w="678" w:type="dxa"/>
          </w:tcPr>
          <w:p w14:paraId="0C351C04" w14:textId="77777777" w:rsidR="00AB58AE" w:rsidRDefault="00000000">
            <w:pPr>
              <w:pStyle w:val="TableText"/>
            </w:pPr>
            <w:r>
              <w:t>P</w:t>
            </w:r>
          </w:p>
        </w:tc>
        <w:tc>
          <w:tcPr>
            <w:tcW w:w="1131" w:type="dxa"/>
          </w:tcPr>
          <w:p w14:paraId="6C80854A" w14:textId="77777777" w:rsidR="00AB58AE" w:rsidRDefault="00000000">
            <w:pPr>
              <w:pStyle w:val="TableText"/>
            </w:pPr>
            <w:r>
              <w:t>prior</w:t>
            </w:r>
          </w:p>
        </w:tc>
        <w:tc>
          <w:tcPr>
            <w:tcW w:w="6109" w:type="dxa"/>
          </w:tcPr>
          <w:p w14:paraId="19865ECC" w14:textId="77777777" w:rsidR="00AB58AE" w:rsidRDefault="00000000">
            <w:pPr>
              <w:pStyle w:val="TableText"/>
            </w:pPr>
            <w:r>
              <w:t>Before the stem’s first record. A stem with only missing records is P in every census</w:t>
            </w:r>
          </w:p>
        </w:tc>
      </w:tr>
      <w:tr w:rsidR="00AB58AE" w14:paraId="7D46E857" w14:textId="77777777">
        <w:tc>
          <w:tcPr>
            <w:tcW w:w="678" w:type="dxa"/>
          </w:tcPr>
          <w:p w14:paraId="47861993" w14:textId="77777777" w:rsidR="00AB58AE" w:rsidRDefault="00000000">
            <w:pPr>
              <w:pStyle w:val="TableText"/>
            </w:pPr>
            <w:r>
              <w:t>A</w:t>
            </w:r>
          </w:p>
        </w:tc>
        <w:tc>
          <w:tcPr>
            <w:tcW w:w="1131" w:type="dxa"/>
          </w:tcPr>
          <w:p w14:paraId="7E9004C6" w14:textId="77777777" w:rsidR="00AB58AE" w:rsidRDefault="00000000">
            <w:pPr>
              <w:pStyle w:val="TableText"/>
            </w:pPr>
            <w:r>
              <w:t>alive</w:t>
            </w:r>
          </w:p>
        </w:tc>
        <w:tc>
          <w:tcPr>
            <w:tcW w:w="6109" w:type="dxa"/>
          </w:tcPr>
          <w:p w14:paraId="7614211A" w14:textId="77777777" w:rsidR="00AB58AE" w:rsidRDefault="00000000">
            <w:pPr>
              <w:pStyle w:val="TableText"/>
            </w:pPr>
            <w:r>
              <w:t>From the first record to the last evidence of life, also in censuses without a record or with a dead record in between. An alive cell without a diameter is a missed measurement or a stump</w:t>
            </w:r>
          </w:p>
        </w:tc>
      </w:tr>
      <w:tr w:rsidR="00AB58AE" w14:paraId="0D76CC5D" w14:textId="77777777">
        <w:tc>
          <w:tcPr>
            <w:tcW w:w="678" w:type="dxa"/>
          </w:tcPr>
          <w:p w14:paraId="244C423A" w14:textId="77777777" w:rsidR="00AB58AE" w:rsidRDefault="00000000">
            <w:pPr>
              <w:pStyle w:val="TableText"/>
            </w:pPr>
            <w:r>
              <w:t>G</w:t>
            </w:r>
          </w:p>
        </w:tc>
        <w:tc>
          <w:tcPr>
            <w:tcW w:w="1131" w:type="dxa"/>
          </w:tcPr>
          <w:p w14:paraId="1C955ED9" w14:textId="77777777" w:rsidR="00AB58AE" w:rsidRDefault="00000000">
            <w:pPr>
              <w:pStyle w:val="TableText"/>
            </w:pPr>
            <w:r>
              <w:t>dead stem</w:t>
            </w:r>
          </w:p>
        </w:tc>
        <w:tc>
          <w:tcPr>
            <w:tcW w:w="6109" w:type="dxa"/>
          </w:tcPr>
          <w:p w14:paraId="29647204" w14:textId="77777777" w:rsidR="00AB58AE" w:rsidRDefault="00000000">
            <w:pPr>
              <w:pStyle w:val="TableText"/>
            </w:pPr>
            <w:r>
              <w:t>Dead, while another stem of its tree is A in that census or later</w:t>
            </w:r>
          </w:p>
        </w:tc>
      </w:tr>
      <w:tr w:rsidR="00AB58AE" w14:paraId="6E4A0488" w14:textId="77777777">
        <w:tc>
          <w:tcPr>
            <w:tcW w:w="678" w:type="dxa"/>
          </w:tcPr>
          <w:p w14:paraId="218AB526" w14:textId="77777777" w:rsidR="00AB58AE" w:rsidRDefault="00000000">
            <w:pPr>
              <w:pStyle w:val="TableText"/>
            </w:pPr>
            <w:r>
              <w:t>D</w:t>
            </w:r>
          </w:p>
        </w:tc>
        <w:tc>
          <w:tcPr>
            <w:tcW w:w="1131" w:type="dxa"/>
          </w:tcPr>
          <w:p w14:paraId="61543078" w14:textId="77777777" w:rsidR="00AB58AE" w:rsidRDefault="00000000">
            <w:pPr>
              <w:pStyle w:val="TableText"/>
            </w:pPr>
            <w:r>
              <w:t>dead tree</w:t>
            </w:r>
          </w:p>
        </w:tc>
        <w:tc>
          <w:tcPr>
            <w:tcW w:w="6109" w:type="dxa"/>
          </w:tcPr>
          <w:p w14:paraId="75D4583D" w14:textId="77777777" w:rsidR="00AB58AE" w:rsidRDefault="00000000">
            <w:pPr>
              <w:pStyle w:val="TableText"/>
            </w:pPr>
            <w:r>
              <w:t>Dead, and every stem of its tree dead</w:t>
            </w:r>
          </w:p>
        </w:tc>
      </w:tr>
    </w:tbl>
    <w:p w14:paraId="1ADAE97F" w14:textId="77777777" w:rsidR="008740D1" w:rsidRDefault="008740D1">
      <w:pPr>
        <w:pStyle w:val="Heading1"/>
        <w:rPr>
          <w:ins w:id="230" w:author="Medina-Vega, Jose A." w:date="2026-10-28T13:07:00Z" w16du:dateUtc="2026-10-28T18:07:00Z"/>
        </w:rPr>
      </w:pPr>
      <w:bookmarkStart w:id="231" w:name="_references"/>
    </w:p>
    <w:p w14:paraId="5760B430" w14:textId="0E757324" w:rsidR="009B5745" w:rsidRPr="009B5745" w:rsidRDefault="009B5745" w:rsidP="009B5745">
      <w:pPr>
        <w:pStyle w:val="BodyText"/>
        <w:rPr>
          <w:ins w:id="232" w:author="Medina-Vega, Jose A." w:date="2026-10-28T13:06:00Z" w16du:dateUtc="2026-10-28T18:06:00Z"/>
          <w:b/>
          <w:bCs/>
          <w:rPrChange w:id="233" w:author="Medina-Vega, Jose A." w:date="2026-10-28T13:07:00Z" w16du:dateUtc="2026-10-28T18:07:00Z">
            <w:rPr>
              <w:ins w:id="234" w:author="Medina-Vega, Jose A." w:date="2026-10-28T13:06:00Z" w16du:dateUtc="2026-10-28T18:06:00Z"/>
            </w:rPr>
          </w:rPrChange>
        </w:rPr>
        <w:pPrChange w:id="235" w:author="Medina-Vega, Jose A." w:date="2026-10-28T13:07:00Z" w16du:dateUtc="2026-10-28T18:07:00Z">
          <w:pPr>
            <w:pStyle w:val="Heading1"/>
          </w:pPr>
        </w:pPrChange>
      </w:pPr>
      <w:ins w:id="236" w:author="Medina-Vega, Jose A." w:date="2026-10-28T13:07:00Z" w16du:dateUtc="2026-10-28T18:07:00Z">
        <w:r w:rsidRPr="009B5745">
          <w:rPr>
            <w:b/>
            <w:bCs/>
            <w:rPrChange w:id="237" w:author="Medina-Vega, Jose A." w:date="2026-10-28T13:07:00Z" w16du:dateUtc="2026-10-28T18:07:00Z">
              <w:rPr/>
            </w:rPrChange>
          </w:rPr>
          <w:t xml:space="preserve">Table 5. </w:t>
        </w:r>
        <w:r>
          <w:rPr>
            <w:b/>
            <w:bCs/>
          </w:rPr>
          <w:t>Columns of the species table</w:t>
        </w:r>
      </w:ins>
    </w:p>
    <w:p w14:paraId="393E9715" w14:textId="46612AAE" w:rsidR="008740D1" w:rsidRDefault="009B5745">
      <w:pPr>
        <w:pStyle w:val="Heading1"/>
        <w:rPr>
          <w:ins w:id="238" w:author="Medina-Vega, Jose A." w:date="2026-10-28T13:06:00Z" w16du:dateUtc="2026-10-28T18:06:00Z"/>
        </w:rPr>
      </w:pPr>
      <w:ins w:id="239" w:author="Medina-Vega, Jose A." w:date="2026-10-28T13:07:00Z" w16du:dateUtc="2026-10-28T18:07:00Z">
        <w:r>
          <w:lastRenderedPageBreak/>
          <w:t xml:space="preserve"> </w:t>
        </w:r>
      </w:ins>
    </w:p>
    <w:p w14:paraId="217B0ABB" w14:textId="77777777" w:rsidR="007D7DCA" w:rsidRDefault="007D7DCA">
      <w:pPr>
        <w:pStyle w:val="Heading1"/>
        <w:rPr>
          <w:ins w:id="240" w:author="Medina-Vega, Jose A." w:date="2026-10-28T16:54:00Z" w16du:dateUtc="2026-10-28T21:54:00Z"/>
        </w:rPr>
      </w:pPr>
    </w:p>
    <w:p w14:paraId="006430BA" w14:textId="77777777" w:rsidR="007D7DCA" w:rsidRDefault="007D7DCA">
      <w:pPr>
        <w:pStyle w:val="Heading1"/>
        <w:rPr>
          <w:ins w:id="241" w:author="Medina-Vega, Jose A." w:date="2026-10-28T16:54:00Z" w16du:dateUtc="2026-10-28T21:54:00Z"/>
        </w:rPr>
      </w:pPr>
    </w:p>
    <w:p w14:paraId="15C8C8C0" w14:textId="77777777" w:rsidR="007D7DCA" w:rsidRDefault="007D7DCA">
      <w:pPr>
        <w:pStyle w:val="Heading1"/>
        <w:rPr>
          <w:ins w:id="242" w:author="Medina-Vega, Jose A." w:date="2026-10-28T16:54:00Z" w16du:dateUtc="2026-10-28T21:54:00Z"/>
        </w:rPr>
      </w:pPr>
    </w:p>
    <w:p w14:paraId="30525545" w14:textId="77777777" w:rsidR="007D7DCA" w:rsidRDefault="007D7DCA">
      <w:pPr>
        <w:pStyle w:val="Heading1"/>
        <w:rPr>
          <w:ins w:id="243" w:author="Medina-Vega, Jose A." w:date="2026-10-28T16:54:00Z" w16du:dateUtc="2026-10-28T21:54:00Z"/>
        </w:rPr>
      </w:pPr>
    </w:p>
    <w:p w14:paraId="04089229" w14:textId="77777777" w:rsidR="007D7DCA" w:rsidRDefault="007D7DCA">
      <w:pPr>
        <w:pStyle w:val="Heading1"/>
        <w:rPr>
          <w:ins w:id="244" w:author="Medina-Vega, Jose A." w:date="2026-10-28T16:54:00Z" w16du:dateUtc="2026-10-28T21:54:00Z"/>
        </w:rPr>
      </w:pPr>
    </w:p>
    <w:p w14:paraId="2AAA7B20" w14:textId="77777777" w:rsidR="007D7DCA" w:rsidRDefault="007D7DCA">
      <w:pPr>
        <w:pStyle w:val="Heading1"/>
        <w:rPr>
          <w:ins w:id="245" w:author="Medina-Vega, Jose A." w:date="2026-10-28T16:54:00Z" w16du:dateUtc="2026-10-28T21:54:00Z"/>
        </w:rPr>
      </w:pPr>
    </w:p>
    <w:p w14:paraId="2BBB83F0" w14:textId="77777777" w:rsidR="007D7DCA" w:rsidRDefault="007D7DCA">
      <w:pPr>
        <w:pStyle w:val="Heading1"/>
        <w:rPr>
          <w:ins w:id="246" w:author="Medina-Vega, Jose A." w:date="2026-10-28T16:54:00Z" w16du:dateUtc="2026-10-28T21:54:00Z"/>
        </w:rPr>
      </w:pPr>
    </w:p>
    <w:p w14:paraId="3A14B081" w14:textId="77777777" w:rsidR="007D7DCA" w:rsidRDefault="007D7DCA">
      <w:pPr>
        <w:pStyle w:val="Heading1"/>
        <w:rPr>
          <w:ins w:id="247" w:author="Medina-Vega, Jose A." w:date="2026-10-28T16:54:00Z" w16du:dateUtc="2026-10-28T21:54:00Z"/>
        </w:rPr>
      </w:pPr>
    </w:p>
    <w:p w14:paraId="289CD6A9" w14:textId="53C14F86" w:rsidR="00AB58AE" w:rsidRDefault="00000000">
      <w:pPr>
        <w:pStyle w:val="Heading1"/>
      </w:pPr>
      <w:r>
        <w:t>References</w:t>
      </w:r>
      <w:bookmarkEnd w:id="231"/>
    </w:p>
    <w:p w14:paraId="23E3D19C" w14:textId="77777777" w:rsidR="00AB58AE" w:rsidRDefault="00000000">
      <w:pPr>
        <w:pStyle w:val="FirstParagraph"/>
      </w:pPr>
      <w:r>
        <w:t xml:space="preserve">Anderson-Teixeira, K. J., S. J. Davies, A. C. Bennett, E. B. Gonzalez-Akre, H. C. Muller-Landau, S. J. Wright, K. Abu Salim, et al. 2015. “CTFS-ForestGEO: A Worldwide Network Monitoring Forests in an Era of Global Change.” </w:t>
      </w:r>
      <w:r>
        <w:rPr>
          <w:i/>
          <w:iCs/>
        </w:rPr>
        <w:t>Global Change Biology</w:t>
      </w:r>
      <w:r>
        <w:t xml:space="preserve"> 21: 528–549. </w:t>
      </w:r>
      <w:hyperlink r:id="rId10">
        <w:r w:rsidR="00AB58AE">
          <w:rPr>
            <w:rStyle w:val="Hyperlink"/>
          </w:rPr>
          <w:t>https://doi.org/10.1111/gcb.12712</w:t>
        </w:r>
      </w:hyperlink>
    </w:p>
    <w:p w14:paraId="75ED1AB2" w14:textId="77777777" w:rsidR="00AB58AE" w:rsidRDefault="00000000">
      <w:pPr>
        <w:pStyle w:val="BodyText"/>
      </w:pPr>
      <w:r>
        <w:t xml:space="preserve">Chave, J., R. Condit, S. Lao, J. P. Caspersen, R. B. Foster, and S. P. Hubbell. 2003. “Spatial and Temporal Variation of Biomass in a Tropical Forest: Results from a Large Census Plot in Panama.” </w:t>
      </w:r>
      <w:r>
        <w:rPr>
          <w:i/>
          <w:iCs/>
        </w:rPr>
        <w:t>Journal of Ecology</w:t>
      </w:r>
      <w:r>
        <w:t xml:space="preserve"> 91: 240–252. </w:t>
      </w:r>
      <w:hyperlink r:id="rId11">
        <w:r w:rsidR="00AB58AE">
          <w:rPr>
            <w:rStyle w:val="Hyperlink"/>
          </w:rPr>
          <w:t>https://doi.org/10.1046/j.1365-2745.2003.00757.x</w:t>
        </w:r>
      </w:hyperlink>
    </w:p>
    <w:p w14:paraId="24261461" w14:textId="77777777" w:rsidR="00AB58AE" w:rsidRDefault="00000000">
      <w:pPr>
        <w:pStyle w:val="BodyText"/>
      </w:pPr>
      <w:r>
        <w:t xml:space="preserve">Comita, L. S., H. C. Muller-Landau, S. Aguilar, and S. P. Hubbell. 2010. “Asymmetric Density Dependence Shapes Species Abundances in a Tropical Tree Community.” </w:t>
      </w:r>
      <w:r>
        <w:rPr>
          <w:i/>
          <w:iCs/>
        </w:rPr>
        <w:t>Science</w:t>
      </w:r>
      <w:r>
        <w:t xml:space="preserve"> 329: 330–332. </w:t>
      </w:r>
      <w:hyperlink r:id="rId12">
        <w:r w:rsidR="00AB58AE">
          <w:rPr>
            <w:rStyle w:val="Hyperlink"/>
          </w:rPr>
          <w:t>https://doi.org/10.1126/science.1190772</w:t>
        </w:r>
      </w:hyperlink>
    </w:p>
    <w:p w14:paraId="63E88E80" w14:textId="77777777" w:rsidR="00AB58AE" w:rsidRDefault="00000000">
      <w:pPr>
        <w:pStyle w:val="BodyText"/>
      </w:pPr>
      <w:r>
        <w:t xml:space="preserve">Condit, R. 1998. </w:t>
      </w:r>
      <w:r>
        <w:rPr>
          <w:i/>
          <w:iCs/>
        </w:rPr>
        <w:t>Tropical Forest Census Plots: Methods and Results from Barro Colorado Island, Panama and a Comparison with Other Plots</w:t>
      </w:r>
      <w:r>
        <w:t xml:space="preserve">. Berlin: Springer-Verlag, and Georgetown, Texas: R. G. Landes Company. </w:t>
      </w:r>
      <w:hyperlink r:id="rId13">
        <w:r w:rsidR="00AB58AE">
          <w:rPr>
            <w:rStyle w:val="Hyperlink"/>
          </w:rPr>
          <w:t>https://doi.org/10.1007/978-3-662-03664-8</w:t>
        </w:r>
      </w:hyperlink>
    </w:p>
    <w:p w14:paraId="6BAFA65B" w14:textId="77777777" w:rsidR="00AB58AE" w:rsidRDefault="00000000">
      <w:pPr>
        <w:pStyle w:val="BodyText"/>
      </w:pPr>
      <w:r>
        <w:t xml:space="preserve">Condit, R., R. A. Chisholm, and S. P. Hubbell. 2012. “Thirty Years of Forest Census at Barro Colorado and the Importance of Immigration in Maintaining Diversity.” </w:t>
      </w:r>
      <w:r>
        <w:rPr>
          <w:i/>
          <w:iCs/>
        </w:rPr>
        <w:t>PLoS ONE</w:t>
      </w:r>
      <w:r>
        <w:t xml:space="preserve"> 7: e49826. </w:t>
      </w:r>
      <w:hyperlink r:id="rId14">
        <w:r w:rsidR="00AB58AE">
          <w:rPr>
            <w:rStyle w:val="Hyperlink"/>
          </w:rPr>
          <w:t>https://doi.org/10.1371/journal.pone.0049826</w:t>
        </w:r>
      </w:hyperlink>
    </w:p>
    <w:p w14:paraId="4C8DD370" w14:textId="77777777" w:rsidR="00AB58AE" w:rsidRDefault="00000000">
      <w:pPr>
        <w:pStyle w:val="BodyText"/>
      </w:pPr>
      <w:r>
        <w:t xml:space="preserve">Condit, R., S. Lao, A. Singh, S. Esufali, and S. Dolins. 2014. “Data and Database Standards for Permanent Forest Plots in a Global Network.” </w:t>
      </w:r>
      <w:r>
        <w:rPr>
          <w:i/>
          <w:iCs/>
        </w:rPr>
        <w:t>Forest Ecology and Management</w:t>
      </w:r>
      <w:r>
        <w:t xml:space="preserve"> 316: 21–31. </w:t>
      </w:r>
      <w:hyperlink r:id="rId15">
        <w:r w:rsidR="00AB58AE">
          <w:rPr>
            <w:rStyle w:val="Hyperlink"/>
          </w:rPr>
          <w:t>https://doi.org/10.1016/j.foreco.2013.09.011</w:t>
        </w:r>
      </w:hyperlink>
    </w:p>
    <w:p w14:paraId="77F55C8E" w14:textId="77777777" w:rsidR="00AB58AE" w:rsidRDefault="00000000">
      <w:pPr>
        <w:pStyle w:val="BodyText"/>
      </w:pPr>
      <w:r>
        <w:lastRenderedPageBreak/>
        <w:t xml:space="preserve">Condit, R., R. Pérez, S. Lao, S. Aguilar, and S. P. Hubbell. 2017. “Demographic Trends and Climate over 35 Years in the Barro Colorado 50 Ha Plot.” </w:t>
      </w:r>
      <w:r>
        <w:rPr>
          <w:i/>
          <w:iCs/>
        </w:rPr>
        <w:t>Forest Ecosystems</w:t>
      </w:r>
      <w:r>
        <w:t xml:space="preserve"> 4: 17. </w:t>
      </w:r>
      <w:hyperlink r:id="rId16">
        <w:r w:rsidR="00AB58AE">
          <w:rPr>
            <w:rStyle w:val="Hyperlink"/>
          </w:rPr>
          <w:t>https://doi.org/10.1186/s40663-017-0103-1</w:t>
        </w:r>
      </w:hyperlink>
    </w:p>
    <w:p w14:paraId="1AECB0DE" w14:textId="77777777" w:rsidR="00AB58AE" w:rsidRDefault="00000000">
      <w:pPr>
        <w:pStyle w:val="BodyText"/>
      </w:pPr>
      <w:r>
        <w:t xml:space="preserve">Condit, R., R. Pérez, S. Aguilar, S. Lao, R. Foster, and S. P. Hubbell. 2019a. “Complete Data from the Barro Colorado 50-Ha Plot: 423617 Trees, 35 Years.” Dryad, dataset. </w:t>
      </w:r>
      <w:hyperlink r:id="rId17">
        <w:r w:rsidR="00AB58AE">
          <w:rPr>
            <w:rStyle w:val="Hyperlink"/>
          </w:rPr>
          <w:t>https://doi.org/10.15146/5xcp-0d46</w:t>
        </w:r>
      </w:hyperlink>
    </w:p>
    <w:p w14:paraId="054A031A" w14:textId="77777777" w:rsidR="00AB58AE" w:rsidRDefault="00000000">
      <w:pPr>
        <w:pStyle w:val="BodyText"/>
      </w:pPr>
      <w:r>
        <w:t xml:space="preserve">Condit, R., R. Pérez, S. Aguilar, S. Lao, R. Foster, and S. P. Hubbell. 2019b. “BCI 50-Ha Plot Taxonomy.” Dryad, dataset. </w:t>
      </w:r>
      <w:hyperlink r:id="rId18">
        <w:r w:rsidR="00AB58AE">
          <w:rPr>
            <w:rStyle w:val="Hyperlink"/>
          </w:rPr>
          <w:t>https://doi.org/10.15146/R3FH61</w:t>
        </w:r>
      </w:hyperlink>
    </w:p>
    <w:p w14:paraId="0365B6BE" w14:textId="77777777" w:rsidR="00AB58AE" w:rsidRDefault="00000000">
      <w:pPr>
        <w:pStyle w:val="BodyText"/>
      </w:pPr>
      <w:r>
        <w:t xml:space="preserve">Cushman, K. C., H. C. Muller-Landau, R. S. Condit, and S. P. Hubbell. 2014. “Improving Estimates of Biomass Change in Buttressed Trees Using Tree Taper Models.” </w:t>
      </w:r>
      <w:r>
        <w:rPr>
          <w:i/>
          <w:iCs/>
        </w:rPr>
        <w:t>Methods in Ecology and Evolution</w:t>
      </w:r>
      <w:r>
        <w:t xml:space="preserve"> 5: 573–582. </w:t>
      </w:r>
      <w:hyperlink r:id="rId19">
        <w:r w:rsidR="00AB58AE">
          <w:rPr>
            <w:rStyle w:val="Hyperlink"/>
          </w:rPr>
          <w:t>https://doi.org/10.1111/2041-210X.12187</w:t>
        </w:r>
      </w:hyperlink>
    </w:p>
    <w:p w14:paraId="702056A3" w14:textId="77777777" w:rsidR="00AB58AE" w:rsidRDefault="00000000">
      <w:pPr>
        <w:pStyle w:val="BodyText"/>
      </w:pPr>
      <w:r>
        <w:t xml:space="preserve">Davies, S. J., I. Abiem, K. Abu Salim, S. Aguilar, D. Allen, A. Alonso, K. Anderson-Teixeira, et al. 2021. “ForestGEO: Understanding Forest Diversity and Dynamics through a Global Observatory Network.” </w:t>
      </w:r>
      <w:r>
        <w:rPr>
          <w:i/>
          <w:iCs/>
        </w:rPr>
        <w:t>Biological Conservation</w:t>
      </w:r>
      <w:r>
        <w:t xml:space="preserve"> 253: 108907. </w:t>
      </w:r>
      <w:hyperlink r:id="rId20">
        <w:r w:rsidR="00AB58AE">
          <w:rPr>
            <w:rStyle w:val="Hyperlink"/>
          </w:rPr>
          <w:t>https://doi.org/10.1016/j.biocon.2020.108907</w:t>
        </w:r>
      </w:hyperlink>
    </w:p>
    <w:p w14:paraId="23A88D39" w14:textId="77777777" w:rsidR="00AB58AE" w:rsidRDefault="00000000">
      <w:pPr>
        <w:pStyle w:val="BodyText"/>
      </w:pPr>
      <w:r>
        <w:t xml:space="preserve">Feeley, K. J., S. J. Davies, R. Pérez, S. P. Hubbell, and R. B. Foster. 2011. “Directional Changes in the Species Composition of a Tropical Forest.” </w:t>
      </w:r>
      <w:r>
        <w:rPr>
          <w:i/>
          <w:iCs/>
        </w:rPr>
        <w:t>Ecology</w:t>
      </w:r>
      <w:r>
        <w:t xml:space="preserve"> 92: 871–882. </w:t>
      </w:r>
      <w:hyperlink r:id="rId21">
        <w:r w:rsidR="00AB58AE">
          <w:rPr>
            <w:rStyle w:val="Hyperlink"/>
          </w:rPr>
          <w:t>https://doi.org/10.1890/10-0724.1</w:t>
        </w:r>
      </w:hyperlink>
    </w:p>
    <w:p w14:paraId="143E8DAA" w14:textId="77777777" w:rsidR="00AB58AE" w:rsidRDefault="00000000">
      <w:pPr>
        <w:pStyle w:val="BodyText"/>
      </w:pPr>
      <w:r>
        <w:t xml:space="preserve">Harms, K. E., R. Condit, S. P. Hubbell, and R. B. Foster. 2001. “Habitat Associations of Trees and Shrubs in a 50-Ha Neotropical Forest Plot.” </w:t>
      </w:r>
      <w:r>
        <w:rPr>
          <w:i/>
          <w:iCs/>
        </w:rPr>
        <w:t>Journal of Ecology</w:t>
      </w:r>
      <w:r>
        <w:t xml:space="preserve"> 89: 947–959. </w:t>
      </w:r>
      <w:hyperlink r:id="rId22">
        <w:r w:rsidR="00AB58AE">
          <w:rPr>
            <w:rStyle w:val="Hyperlink"/>
          </w:rPr>
          <w:t>https://doi.org/10.1046/j.0022-0477.2001.00615.x</w:t>
        </w:r>
      </w:hyperlink>
    </w:p>
    <w:p w14:paraId="3ECD70F3" w14:textId="77777777" w:rsidR="00AB58AE" w:rsidRDefault="00000000">
      <w:pPr>
        <w:pStyle w:val="BodyText"/>
      </w:pPr>
      <w:r>
        <w:t xml:space="preserve">Hubbell, S. P., R. Condit, and R. B. Foster. 1990. “Presence and Absence of Density Dependence in a Neotropical Tree Community.” </w:t>
      </w:r>
      <w:r>
        <w:rPr>
          <w:i/>
          <w:iCs/>
        </w:rPr>
        <w:t>Philosophical Transactions of the Royal Society of London, Series B</w:t>
      </w:r>
      <w:r>
        <w:t xml:space="preserve"> 330: 269–281. </w:t>
      </w:r>
      <w:hyperlink r:id="rId23">
        <w:r w:rsidR="00AB58AE">
          <w:rPr>
            <w:rStyle w:val="Hyperlink"/>
          </w:rPr>
          <w:t>https://doi.org/10.1098/rstb.1990.0198</w:t>
        </w:r>
      </w:hyperlink>
    </w:p>
    <w:p w14:paraId="6A72EAF9" w14:textId="77777777" w:rsidR="00AB58AE" w:rsidRDefault="00000000">
      <w:pPr>
        <w:pStyle w:val="BodyText"/>
      </w:pPr>
      <w:r>
        <w:t xml:space="preserve">Hubbell, S. P., and R. B. Foster. 1983. “Diversity of Canopy Trees in a Neotropical Forest and Implications for Conservation.” In </w:t>
      </w:r>
      <w:r>
        <w:rPr>
          <w:i/>
          <w:iCs/>
        </w:rPr>
        <w:t>Tropical Rain Forest: Ecology and Management</w:t>
      </w:r>
      <w:r>
        <w:t>, edited by S. L. Sutton, T. C. Whitmore, and A. C. Chadwick, 25–41. Oxford: Blackwell Scientific Publications.</w:t>
      </w:r>
    </w:p>
    <w:p w14:paraId="55AD4459" w14:textId="77777777" w:rsidR="00AB58AE" w:rsidRDefault="00000000">
      <w:pPr>
        <w:pStyle w:val="BodyText"/>
      </w:pPr>
      <w:r>
        <w:t xml:space="preserve">Hubbell, S. P., R. B. Foster, S. T. O’Brien, K. E. Harms, R. Condit, B. Wechsler, S. J. Wright, and S. Loo de Lao. 1999. “Light-Gap Disturbances, Recruitment Limitation, and Tree Diversity in a Neotropical Forest.” </w:t>
      </w:r>
      <w:r>
        <w:rPr>
          <w:i/>
          <w:iCs/>
        </w:rPr>
        <w:t>Science</w:t>
      </w:r>
      <w:r>
        <w:t xml:space="preserve"> 283: 554–557. </w:t>
      </w:r>
      <w:hyperlink r:id="rId24">
        <w:r w:rsidR="00AB58AE">
          <w:rPr>
            <w:rStyle w:val="Hyperlink"/>
          </w:rPr>
          <w:t>https://doi.org/10.1126/science.283.5401.554</w:t>
        </w:r>
      </w:hyperlink>
    </w:p>
    <w:p w14:paraId="7323E7C4" w14:textId="77777777" w:rsidR="00AB58AE" w:rsidRDefault="00000000">
      <w:pPr>
        <w:pStyle w:val="BodyText"/>
      </w:pPr>
      <w:r>
        <w:t xml:space="preserve">Hubbell, S. P., R. B. Foster, and I. Rubinoff. 2024. “Early History of the Barro Colorado Island Forest Dynamics Project.” In </w:t>
      </w:r>
      <w:r>
        <w:rPr>
          <w:i/>
          <w:iCs/>
        </w:rPr>
        <w:t>The First 100 Years of Research on Barro Colorado: Plant and Ecosystem Science</w:t>
      </w:r>
      <w:r>
        <w:t xml:space="preserve">, edited by H. C. Muller-Landau and S. J. Wright. Washington, DC: Smithsonian Institution Scholarly Press. </w:t>
      </w:r>
      <w:hyperlink r:id="rId25">
        <w:r w:rsidR="00AB58AE">
          <w:rPr>
            <w:rStyle w:val="Hyperlink"/>
          </w:rPr>
          <w:t>https://doi.org/10.5479/si.26809612</w:t>
        </w:r>
      </w:hyperlink>
    </w:p>
    <w:p w14:paraId="437F3773" w14:textId="77777777" w:rsidR="00AB58AE" w:rsidRDefault="00000000">
      <w:pPr>
        <w:pStyle w:val="BodyText"/>
      </w:pPr>
      <w:r>
        <w:t xml:space="preserve">Kindt, R. 2020. “WorldFlora: An R Package for Exact and Fuzzy Matching of Plant Names against the World Flora Online Taxonomic Backbone Data.” </w:t>
      </w:r>
      <w:r>
        <w:rPr>
          <w:i/>
          <w:iCs/>
        </w:rPr>
        <w:t>Applications in Plant Sciences</w:t>
      </w:r>
      <w:r>
        <w:t xml:space="preserve"> 8: e11388. </w:t>
      </w:r>
      <w:hyperlink r:id="rId26">
        <w:r w:rsidR="00AB58AE">
          <w:rPr>
            <w:rStyle w:val="Hyperlink"/>
          </w:rPr>
          <w:t>https://doi.org/10.1002/aps3.11388</w:t>
        </w:r>
      </w:hyperlink>
    </w:p>
    <w:p w14:paraId="027F0A2D" w14:textId="77777777" w:rsidR="00AB58AE" w:rsidRDefault="00000000">
      <w:pPr>
        <w:pStyle w:val="BodyText"/>
      </w:pPr>
      <w:r>
        <w:t xml:space="preserve">Leigh, E. G., Jr. 1999. </w:t>
      </w:r>
      <w:r>
        <w:rPr>
          <w:i/>
          <w:iCs/>
        </w:rPr>
        <w:t>Tropical Forest Ecology: A View from Barro Colorado Island</w:t>
      </w:r>
      <w:r>
        <w:t>. New York: Oxford University Press.</w:t>
      </w:r>
    </w:p>
    <w:p w14:paraId="5EB61A31" w14:textId="77777777" w:rsidR="00AB58AE" w:rsidRDefault="00000000">
      <w:pPr>
        <w:pStyle w:val="BodyText"/>
      </w:pPr>
      <w:r>
        <w:t xml:space="preserve">Muller-Landau, H. C., and S. J. Wright, eds. 2024. </w:t>
      </w:r>
      <w:r>
        <w:rPr>
          <w:i/>
          <w:iCs/>
        </w:rPr>
        <w:t>The First 100 Years of Research on Barro Colorado: Plant and Ecosystem Science</w:t>
      </w:r>
      <w:r>
        <w:t xml:space="preserve">. 2 vols. Washington, DC: Smithsonian Institution Scholarly Press. </w:t>
      </w:r>
      <w:hyperlink r:id="rId27">
        <w:r w:rsidR="00AB58AE">
          <w:rPr>
            <w:rStyle w:val="Hyperlink"/>
          </w:rPr>
          <w:t>https://doi.org/10.5479/si.26048527</w:t>
        </w:r>
      </w:hyperlink>
    </w:p>
    <w:p w14:paraId="0B17AC56" w14:textId="77777777" w:rsidR="00AB58AE" w:rsidRDefault="00000000">
      <w:pPr>
        <w:pStyle w:val="BodyText"/>
      </w:pPr>
      <w:r>
        <w:lastRenderedPageBreak/>
        <w:t xml:space="preserve">Paton, S. 2026. “Monthly Summary_BCI, Horizontal.” Smithsonian Tropical Research Institute, Physical Monitoring Program. Smithsonian Research Data Repository. </w:t>
      </w:r>
      <w:hyperlink r:id="rId28">
        <w:r w:rsidR="00AB58AE">
          <w:rPr>
            <w:rStyle w:val="Hyperlink"/>
          </w:rPr>
          <w:t>https://doi.org/10.60635/C3992K</w:t>
        </w:r>
      </w:hyperlink>
    </w:p>
    <w:p w14:paraId="263B2441" w14:textId="77777777" w:rsidR="00AB58AE" w:rsidRDefault="00000000">
      <w:pPr>
        <w:pStyle w:val="BodyText"/>
      </w:pPr>
      <w:r>
        <w:t xml:space="preserve">Piponiot, C., K. J. Anderson-Teixeira, S. J. Davies, D. Allen, N. A. Bourg, D. F. R. P. Burslem, D. Cárdenas, et al. 2022. “Distribution of Biomass Dynamics in Relation to Tree Size in Forests across the World.” </w:t>
      </w:r>
      <w:r>
        <w:rPr>
          <w:i/>
          <w:iCs/>
        </w:rPr>
        <w:t>New Phytologist</w:t>
      </w:r>
      <w:r>
        <w:t xml:space="preserve"> 234: 1664–1677. </w:t>
      </w:r>
      <w:hyperlink r:id="rId29">
        <w:r w:rsidR="00AB58AE">
          <w:rPr>
            <w:rStyle w:val="Hyperlink"/>
          </w:rPr>
          <w:t>https://doi.org/10.1111/nph.17995</w:t>
        </w:r>
      </w:hyperlink>
    </w:p>
    <w:p w14:paraId="45EA9041" w14:textId="77777777" w:rsidR="00AB58AE" w:rsidRDefault="00000000">
      <w:pPr>
        <w:pStyle w:val="BodyText"/>
      </w:pPr>
      <w:r>
        <w:t xml:space="preserve">Piponiot, C., R. Condit, S. P. Hubbell, R. Pérez, S. Lao, S. Aguilar, and H. C. Muller-Landau. 2024. “Woody Biomass Stocks and Fluxes in the Barro Colorado Island 50-ha Plot.” In </w:t>
      </w:r>
      <w:r>
        <w:rPr>
          <w:i/>
          <w:iCs/>
        </w:rPr>
        <w:t>The First 100 Years of Research on Barro Colorado: Plant and Ecosystem Science</w:t>
      </w:r>
      <w:r>
        <w:t xml:space="preserve">, edited by H. C. Muller-Landau and S. J. Wright. Washington, DC: Smithsonian Institution Scholarly Press. </w:t>
      </w:r>
      <w:hyperlink r:id="rId30">
        <w:r w:rsidR="00AB58AE">
          <w:rPr>
            <w:rStyle w:val="Hyperlink"/>
          </w:rPr>
          <w:t>https://doi.org/10.5479/si.26882404</w:t>
        </w:r>
      </w:hyperlink>
    </w:p>
    <w:p w14:paraId="52ACE1C2" w14:textId="77777777" w:rsidR="00AB58AE" w:rsidRDefault="00000000">
      <w:pPr>
        <w:pStyle w:val="BodyText"/>
      </w:pPr>
      <w:r>
        <w:t xml:space="preserve">Rüger, N., L. S. Comita, R. Condit, D. Purves, B. Rosenbaum, M. D. Visser, S. J. Wright, and C. Wirth. 2018. “Beyond the Fast–Slow Continuum: Demographic Dimensions Structuring a Tropical Tree Community.” </w:t>
      </w:r>
      <w:r>
        <w:rPr>
          <w:i/>
          <w:iCs/>
        </w:rPr>
        <w:t>Ecology Letters</w:t>
      </w:r>
      <w:r>
        <w:t xml:space="preserve"> 21: 1075–1084. </w:t>
      </w:r>
      <w:hyperlink r:id="rId31">
        <w:r w:rsidR="00AB58AE">
          <w:rPr>
            <w:rStyle w:val="Hyperlink"/>
          </w:rPr>
          <w:t>https://doi.org/10.1111/ele.12974</w:t>
        </w:r>
      </w:hyperlink>
    </w:p>
    <w:p w14:paraId="4D5DA8A4" w14:textId="77777777" w:rsidR="00AB58AE" w:rsidRDefault="00000000">
      <w:pPr>
        <w:pStyle w:val="BodyText"/>
      </w:pPr>
      <w:r>
        <w:t xml:space="preserve">Rüger, N., R. Condit, D. H. Dent, S. J. DeWalt, S. P. Hubbell, J. W. Lichstein, O. R. Lopez, C. Wirth, and C. E. Farrior. 2020. “Demographic Trade-Offs Predict Tropical Forest Dynamics.” </w:t>
      </w:r>
      <w:r>
        <w:rPr>
          <w:i/>
          <w:iCs/>
        </w:rPr>
        <w:t>Science</w:t>
      </w:r>
      <w:r>
        <w:t xml:space="preserve"> 368: 165–168. </w:t>
      </w:r>
      <w:hyperlink r:id="rId32">
        <w:r w:rsidR="00AB58AE">
          <w:rPr>
            <w:rStyle w:val="Hyperlink"/>
          </w:rPr>
          <w:t>https://doi.org/10.1126/science.aaz4797</w:t>
        </w:r>
      </w:hyperlink>
    </w:p>
    <w:p w14:paraId="1D1B7B44" w14:textId="77777777" w:rsidR="00AB58AE" w:rsidRDefault="00000000">
      <w:pPr>
        <w:pStyle w:val="BodyText"/>
      </w:pPr>
      <w:r>
        <w:t xml:space="preserve">Rutishauser, E., S. J. Wright, R. Condit, S. P. Hubbell, S. J. Davies, and H. C. Muller-Landau. 2020. “Testing for Changes in Biomass Dynamics in Large-Scale Forest Datasets.” </w:t>
      </w:r>
      <w:r>
        <w:rPr>
          <w:i/>
          <w:iCs/>
        </w:rPr>
        <w:t>Global Change Biology</w:t>
      </w:r>
      <w:r>
        <w:t xml:space="preserve"> 26: 1485–1498. </w:t>
      </w:r>
      <w:hyperlink r:id="rId33">
        <w:r w:rsidR="00AB58AE">
          <w:rPr>
            <w:rStyle w:val="Hyperlink"/>
          </w:rPr>
          <w:t>https://doi.org/10.1111/gcb.14833</w:t>
        </w:r>
      </w:hyperlink>
    </w:p>
    <w:p w14:paraId="42549175" w14:textId="77777777" w:rsidR="00AB58AE" w:rsidRDefault="00000000">
      <w:pPr>
        <w:pStyle w:val="BodyText"/>
      </w:pPr>
      <w:r>
        <w:t xml:space="preserve">WFO (World Flora Online Consortium). 2026. “World Flora Online Plant List, June 2026” (version 2026-06). Zenodo. </w:t>
      </w:r>
      <w:hyperlink r:id="rId34">
        <w:r w:rsidR="00AB58AE">
          <w:rPr>
            <w:rStyle w:val="Hyperlink"/>
          </w:rPr>
          <w:t>https://doi.org/10.5281/zenodo.20782718</w:t>
        </w:r>
      </w:hyperlink>
    </w:p>
    <w:sectPr w:rsidR="00AB58AE">
      <w:footnotePr>
        <w:numRestart w:val="eachSect"/>
      </w:footnotePr>
      <w:pgSz w:w="12240" w:h="15840"/>
      <w:pgMar w:top="1080" w:right="1080" w:bottom="1080" w:left="108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23" w:author="Medina-Vega, Jose A." w:date="2026-10-28T13:05:00Z" w:initials="MVJA">
    <w:p w14:paraId="5CB647C0" w14:textId="77777777" w:rsidR="00F408BF" w:rsidRDefault="00F408BF" w:rsidP="00F408BF">
      <w:r>
        <w:rPr>
          <w:rStyle w:val="CommentReference"/>
        </w:rPr>
        <w:annotationRef/>
      </w:r>
      <w:r>
        <w:rPr>
          <w:sz w:val="20"/>
          <w:szCs w:val="20"/>
        </w:rPr>
        <w:t>add number of families, genera, species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CB647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BE5BE38" w16cex:dateUtc="2026-10-28T18: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CB647C0" w16cid:durableId="0BE5BE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DEC8A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344379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edina-Vega, Jose A.">
    <w15:presenceInfo w15:providerId="AD" w15:userId="S::MedinaJA@SI.EDU::bd646014-5776-41b9-a618-7314365c7ee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B58AE"/>
    <w:rsid w:val="000079C4"/>
    <w:rsid w:val="000340CD"/>
    <w:rsid w:val="00037083"/>
    <w:rsid w:val="0005118C"/>
    <w:rsid w:val="000630B9"/>
    <w:rsid w:val="000F5399"/>
    <w:rsid w:val="00170A75"/>
    <w:rsid w:val="00177134"/>
    <w:rsid w:val="0018370D"/>
    <w:rsid w:val="00184C2C"/>
    <w:rsid w:val="0019013E"/>
    <w:rsid w:val="00193045"/>
    <w:rsid w:val="00195ACF"/>
    <w:rsid w:val="001A2753"/>
    <w:rsid w:val="001A60F4"/>
    <w:rsid w:val="001A7FAE"/>
    <w:rsid w:val="001D176A"/>
    <w:rsid w:val="001D2739"/>
    <w:rsid w:val="001E0EFD"/>
    <w:rsid w:val="00204CB2"/>
    <w:rsid w:val="0021226C"/>
    <w:rsid w:val="00253BEB"/>
    <w:rsid w:val="002650A3"/>
    <w:rsid w:val="00283584"/>
    <w:rsid w:val="00293ACA"/>
    <w:rsid w:val="00294218"/>
    <w:rsid w:val="00294AA5"/>
    <w:rsid w:val="002B0492"/>
    <w:rsid w:val="00301B22"/>
    <w:rsid w:val="003151DD"/>
    <w:rsid w:val="003169DD"/>
    <w:rsid w:val="0038747B"/>
    <w:rsid w:val="003A50F4"/>
    <w:rsid w:val="00413010"/>
    <w:rsid w:val="0042712D"/>
    <w:rsid w:val="00432DE8"/>
    <w:rsid w:val="0044585A"/>
    <w:rsid w:val="00491F83"/>
    <w:rsid w:val="00505955"/>
    <w:rsid w:val="00512BED"/>
    <w:rsid w:val="005350DB"/>
    <w:rsid w:val="0053745E"/>
    <w:rsid w:val="00541154"/>
    <w:rsid w:val="005537CB"/>
    <w:rsid w:val="00595D4B"/>
    <w:rsid w:val="005C095B"/>
    <w:rsid w:val="005E6D32"/>
    <w:rsid w:val="005E74BA"/>
    <w:rsid w:val="006022E4"/>
    <w:rsid w:val="00627394"/>
    <w:rsid w:val="00644792"/>
    <w:rsid w:val="006749DF"/>
    <w:rsid w:val="006B1DDF"/>
    <w:rsid w:val="006C030D"/>
    <w:rsid w:val="006C04C0"/>
    <w:rsid w:val="006E1CE2"/>
    <w:rsid w:val="006F46C7"/>
    <w:rsid w:val="00715083"/>
    <w:rsid w:val="007376C9"/>
    <w:rsid w:val="0075528B"/>
    <w:rsid w:val="007715EE"/>
    <w:rsid w:val="007916E8"/>
    <w:rsid w:val="00797B30"/>
    <w:rsid w:val="007B1BAF"/>
    <w:rsid w:val="007D7DCA"/>
    <w:rsid w:val="0082756E"/>
    <w:rsid w:val="008618D8"/>
    <w:rsid w:val="008740D1"/>
    <w:rsid w:val="008D039E"/>
    <w:rsid w:val="008D11EA"/>
    <w:rsid w:val="008F41AD"/>
    <w:rsid w:val="009000C5"/>
    <w:rsid w:val="00921518"/>
    <w:rsid w:val="00950EFC"/>
    <w:rsid w:val="009A5161"/>
    <w:rsid w:val="009B5745"/>
    <w:rsid w:val="009D0D59"/>
    <w:rsid w:val="00A0297E"/>
    <w:rsid w:val="00A307FD"/>
    <w:rsid w:val="00A54628"/>
    <w:rsid w:val="00A54913"/>
    <w:rsid w:val="00A62650"/>
    <w:rsid w:val="00A77777"/>
    <w:rsid w:val="00AA062C"/>
    <w:rsid w:val="00AA23A8"/>
    <w:rsid w:val="00AB1483"/>
    <w:rsid w:val="00AB58AE"/>
    <w:rsid w:val="00AD0BCD"/>
    <w:rsid w:val="00AF1113"/>
    <w:rsid w:val="00B056D0"/>
    <w:rsid w:val="00B44592"/>
    <w:rsid w:val="00B70EE0"/>
    <w:rsid w:val="00BD6B67"/>
    <w:rsid w:val="00BF5AC0"/>
    <w:rsid w:val="00C06D2B"/>
    <w:rsid w:val="00C17250"/>
    <w:rsid w:val="00C26B2B"/>
    <w:rsid w:val="00C5442B"/>
    <w:rsid w:val="00C56B03"/>
    <w:rsid w:val="00C647EB"/>
    <w:rsid w:val="00CB1472"/>
    <w:rsid w:val="00CD0FE5"/>
    <w:rsid w:val="00CF3D8A"/>
    <w:rsid w:val="00CF4D55"/>
    <w:rsid w:val="00D0244D"/>
    <w:rsid w:val="00D5631F"/>
    <w:rsid w:val="00D65B7F"/>
    <w:rsid w:val="00D917F1"/>
    <w:rsid w:val="00D94036"/>
    <w:rsid w:val="00D959D1"/>
    <w:rsid w:val="00DB127E"/>
    <w:rsid w:val="00E93B0B"/>
    <w:rsid w:val="00E9663F"/>
    <w:rsid w:val="00EE5FFA"/>
    <w:rsid w:val="00F150EF"/>
    <w:rsid w:val="00F1571E"/>
    <w:rsid w:val="00F16585"/>
    <w:rsid w:val="00F325F9"/>
    <w:rsid w:val="00F408BF"/>
    <w:rsid w:val="00F4345E"/>
    <w:rsid w:val="00F524A3"/>
    <w:rsid w:val="00F93368"/>
    <w:rsid w:val="00FA1564"/>
    <w:rsid w:val="00FD29F5"/>
    <w:rsid w:val="00FF4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B3842F"/>
  <w15:docId w15:val="{0BCCC7C7-33A6-FD46-B5D0-E2E86B3D6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zh-CN" w:bidi="ar-SA"/>
      </w:rPr>
    </w:rPrDefault>
    <w:pPrDefault>
      <w:pPr>
        <w:spacing w:after="120" w:line="276"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b/>
      <w:bCs/>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b/>
      <w:bCs/>
      <w:color w:val="00000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b/>
      <w:bCs/>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40"/>
    </w:pPr>
  </w:style>
  <w:style w:type="paragraph" w:styleId="Title">
    <w:name w:val="Title"/>
    <w:basedOn w:val="Normal"/>
    <w:next w:val="BodyText"/>
    <w:link w:val="TitleChar"/>
    <w:uiPriority w:val="10"/>
    <w:qFormat/>
    <w:rsid w:val="00A10FD9"/>
    <w:pPr>
      <w:spacing w:after="80" w:line="240" w:lineRule="auto"/>
      <w:contextualSpacing/>
    </w:pPr>
    <w:rPr>
      <w:b/>
      <w:bCs/>
      <w:sz w:val="36"/>
      <w:szCs w:val="3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4"/>
      <w:szCs w:val="24"/>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Borders>
        <w:top w:val="single" w:sz="8" w:space="0" w:color="000000"/>
        <w:bottom w:val="single" w:sz="8" w:space="0" w:color="000000"/>
        <w:insideH w:val="single" w:sz="4" w:space="0" w:color="BFBFBF"/>
      </w:tblBorders>
      <w:tblCellMar>
        <w:top w:w="40" w:type="dxa"/>
        <w:left w:w="80" w:type="dxa"/>
        <w:bottom w:w="40" w:type="dxa"/>
        <w:right w:w="80" w:type="dxa"/>
      </w:tblCellMar>
    </w:tblPr>
    <w:tblStylePr w:type="firstRow">
      <w:rPr>
        <w:b/>
        <w:bCs/>
      </w:rPr>
      <w:tblPr/>
      <w:tcPr>
        <w:tcBorders>
          <w:bottom w:val="single" w:sz="8" w:space="0" w:color="000000"/>
        </w:tcBorders>
        <w:shd w:val="clear" w:color="auto" w:fill="F2F2F2"/>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urier New" w:hAnsi="Courier New" w:cs="Courier New"/>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155CC"/>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F4761" w:themeColor="accent1" w:themeShade="BF"/>
    </w:rPr>
  </w:style>
  <w:style w:type="paragraph" w:customStyle="1" w:styleId="TableText">
    <w:name w:val="Table Text"/>
    <w:basedOn w:val="Normal"/>
    <w:qFormat/>
    <w:pPr>
      <w:spacing w:before="20" w:after="20" w:line="240" w:lineRule="auto"/>
    </w:pPr>
    <w:rPr>
      <w:sz w:val="18"/>
      <w:szCs w:val="18"/>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urier New" w:hAnsi="Courier New" w:cs="Courier New"/>
      <w:b/>
      <w:color w:val="007020"/>
      <w:sz w:val="20"/>
    </w:rPr>
  </w:style>
  <w:style w:type="character" w:customStyle="1" w:styleId="DataTypeTok">
    <w:name w:val="DataTypeTok"/>
    <w:basedOn w:val="VerbatimChar"/>
    <w:rPr>
      <w:rFonts w:ascii="Courier New" w:hAnsi="Courier New" w:cs="Courier New"/>
      <w:color w:val="902000"/>
      <w:sz w:val="20"/>
    </w:rPr>
  </w:style>
  <w:style w:type="character" w:customStyle="1" w:styleId="DecValTok">
    <w:name w:val="DecValTok"/>
    <w:basedOn w:val="VerbatimChar"/>
    <w:rPr>
      <w:rFonts w:ascii="Courier New" w:hAnsi="Courier New" w:cs="Courier New"/>
      <w:color w:val="40A070"/>
      <w:sz w:val="20"/>
    </w:rPr>
  </w:style>
  <w:style w:type="character" w:customStyle="1" w:styleId="BaseNTok">
    <w:name w:val="BaseNTok"/>
    <w:basedOn w:val="VerbatimChar"/>
    <w:rPr>
      <w:rFonts w:ascii="Courier New" w:hAnsi="Courier New" w:cs="Courier New"/>
      <w:color w:val="40A070"/>
      <w:sz w:val="20"/>
    </w:rPr>
  </w:style>
  <w:style w:type="character" w:customStyle="1" w:styleId="FloatTok">
    <w:name w:val="FloatTok"/>
    <w:basedOn w:val="VerbatimChar"/>
    <w:rPr>
      <w:rFonts w:ascii="Courier New" w:hAnsi="Courier New" w:cs="Courier New"/>
      <w:color w:val="40A070"/>
      <w:sz w:val="20"/>
    </w:rPr>
  </w:style>
  <w:style w:type="character" w:customStyle="1" w:styleId="ConstantTok">
    <w:name w:val="ConstantTok"/>
    <w:basedOn w:val="VerbatimChar"/>
    <w:rPr>
      <w:rFonts w:ascii="Courier New" w:hAnsi="Courier New" w:cs="Courier New"/>
      <w:color w:val="880000"/>
      <w:sz w:val="20"/>
    </w:rPr>
  </w:style>
  <w:style w:type="character" w:customStyle="1" w:styleId="CharTok">
    <w:name w:val="CharTok"/>
    <w:basedOn w:val="VerbatimChar"/>
    <w:rPr>
      <w:rFonts w:ascii="Courier New" w:hAnsi="Courier New" w:cs="Courier New"/>
      <w:color w:val="4070A0"/>
      <w:sz w:val="20"/>
    </w:rPr>
  </w:style>
  <w:style w:type="character" w:customStyle="1" w:styleId="SpecialCharTok">
    <w:name w:val="SpecialCharTok"/>
    <w:basedOn w:val="VerbatimChar"/>
    <w:rPr>
      <w:rFonts w:ascii="Courier New" w:hAnsi="Courier New" w:cs="Courier New"/>
      <w:color w:val="4070A0"/>
      <w:sz w:val="20"/>
    </w:rPr>
  </w:style>
  <w:style w:type="character" w:customStyle="1" w:styleId="StringTok">
    <w:name w:val="StringTok"/>
    <w:basedOn w:val="VerbatimChar"/>
    <w:rPr>
      <w:rFonts w:ascii="Courier New" w:hAnsi="Courier New" w:cs="Courier New"/>
      <w:color w:val="4070A0"/>
      <w:sz w:val="20"/>
    </w:rPr>
  </w:style>
  <w:style w:type="character" w:customStyle="1" w:styleId="VerbatimStringTok">
    <w:name w:val="VerbatimStringTok"/>
    <w:basedOn w:val="VerbatimChar"/>
    <w:rPr>
      <w:rFonts w:ascii="Courier New" w:hAnsi="Courier New" w:cs="Courier New"/>
      <w:color w:val="4070A0"/>
      <w:sz w:val="20"/>
    </w:rPr>
  </w:style>
  <w:style w:type="character" w:customStyle="1" w:styleId="SpecialStringTok">
    <w:name w:val="SpecialStringTok"/>
    <w:basedOn w:val="VerbatimChar"/>
    <w:rPr>
      <w:rFonts w:ascii="Courier New" w:hAnsi="Courier New" w:cs="Courier New"/>
      <w:color w:val="BB6688"/>
      <w:sz w:val="20"/>
    </w:rPr>
  </w:style>
  <w:style w:type="character" w:customStyle="1" w:styleId="ImportTok">
    <w:name w:val="ImportTok"/>
    <w:basedOn w:val="VerbatimChar"/>
    <w:rPr>
      <w:rFonts w:ascii="Courier New" w:hAnsi="Courier New" w:cs="Courier New"/>
      <w:b/>
      <w:color w:val="008000"/>
      <w:sz w:val="20"/>
    </w:rPr>
  </w:style>
  <w:style w:type="character" w:customStyle="1" w:styleId="CommentTok">
    <w:name w:val="CommentTok"/>
    <w:basedOn w:val="VerbatimChar"/>
    <w:rPr>
      <w:rFonts w:ascii="Courier New" w:hAnsi="Courier New" w:cs="Courier New"/>
      <w:i/>
      <w:color w:val="60A0B0"/>
      <w:sz w:val="20"/>
    </w:rPr>
  </w:style>
  <w:style w:type="character" w:customStyle="1" w:styleId="DocumentationTok">
    <w:name w:val="DocumentationTok"/>
    <w:basedOn w:val="VerbatimChar"/>
    <w:rPr>
      <w:rFonts w:ascii="Courier New" w:hAnsi="Courier New" w:cs="Courier New"/>
      <w:i/>
      <w:color w:val="BA2121"/>
      <w:sz w:val="20"/>
    </w:rPr>
  </w:style>
  <w:style w:type="character" w:customStyle="1" w:styleId="AnnotationTok">
    <w:name w:val="AnnotationTok"/>
    <w:basedOn w:val="VerbatimChar"/>
    <w:rPr>
      <w:rFonts w:ascii="Courier New" w:hAnsi="Courier New" w:cs="Courier New"/>
      <w:b/>
      <w:i/>
      <w:color w:val="60A0B0"/>
      <w:sz w:val="20"/>
    </w:rPr>
  </w:style>
  <w:style w:type="character" w:customStyle="1" w:styleId="CommentVarTok">
    <w:name w:val="CommentVarTok"/>
    <w:basedOn w:val="VerbatimChar"/>
    <w:rPr>
      <w:rFonts w:ascii="Courier New" w:hAnsi="Courier New" w:cs="Courier New"/>
      <w:b/>
      <w:i/>
      <w:color w:val="60A0B0"/>
      <w:sz w:val="20"/>
    </w:rPr>
  </w:style>
  <w:style w:type="character" w:customStyle="1" w:styleId="OtherTok">
    <w:name w:val="OtherTok"/>
    <w:basedOn w:val="VerbatimChar"/>
    <w:rPr>
      <w:rFonts w:ascii="Courier New" w:hAnsi="Courier New" w:cs="Courier New"/>
      <w:color w:val="007020"/>
      <w:sz w:val="20"/>
    </w:rPr>
  </w:style>
  <w:style w:type="character" w:customStyle="1" w:styleId="FunctionTok">
    <w:name w:val="FunctionTok"/>
    <w:basedOn w:val="VerbatimChar"/>
    <w:rPr>
      <w:rFonts w:ascii="Courier New" w:hAnsi="Courier New" w:cs="Courier New"/>
      <w:color w:val="06287E"/>
      <w:sz w:val="20"/>
    </w:rPr>
  </w:style>
  <w:style w:type="character" w:customStyle="1" w:styleId="VariableTok">
    <w:name w:val="VariableTok"/>
    <w:basedOn w:val="VerbatimChar"/>
    <w:rPr>
      <w:rFonts w:ascii="Courier New" w:hAnsi="Courier New" w:cs="Courier New"/>
      <w:color w:val="19177C"/>
      <w:sz w:val="20"/>
    </w:rPr>
  </w:style>
  <w:style w:type="character" w:customStyle="1" w:styleId="ControlFlowTok">
    <w:name w:val="ControlFlowTok"/>
    <w:basedOn w:val="VerbatimChar"/>
    <w:rPr>
      <w:rFonts w:ascii="Courier New" w:hAnsi="Courier New" w:cs="Courier New"/>
      <w:b/>
      <w:color w:val="007020"/>
      <w:sz w:val="20"/>
    </w:rPr>
  </w:style>
  <w:style w:type="character" w:customStyle="1" w:styleId="OperatorTok">
    <w:name w:val="OperatorTok"/>
    <w:basedOn w:val="VerbatimChar"/>
    <w:rPr>
      <w:rFonts w:ascii="Courier New" w:hAnsi="Courier New" w:cs="Courier New"/>
      <w:color w:val="666666"/>
      <w:sz w:val="20"/>
    </w:rPr>
  </w:style>
  <w:style w:type="character" w:customStyle="1" w:styleId="BuiltInTok">
    <w:name w:val="BuiltInTok"/>
    <w:basedOn w:val="VerbatimChar"/>
    <w:rPr>
      <w:rFonts w:ascii="Courier New" w:hAnsi="Courier New" w:cs="Courier New"/>
      <w:color w:val="008000"/>
      <w:sz w:val="20"/>
    </w:rPr>
  </w:style>
  <w:style w:type="character" w:customStyle="1" w:styleId="ExtensionTok">
    <w:name w:val="ExtensionTok"/>
    <w:basedOn w:val="VerbatimChar"/>
    <w:rPr>
      <w:rFonts w:ascii="Courier New" w:hAnsi="Courier New" w:cs="Courier New"/>
      <w:sz w:val="20"/>
    </w:rPr>
  </w:style>
  <w:style w:type="character" w:customStyle="1" w:styleId="PreprocessorTok">
    <w:name w:val="PreprocessorTok"/>
    <w:basedOn w:val="VerbatimChar"/>
    <w:rPr>
      <w:rFonts w:ascii="Courier New" w:hAnsi="Courier New" w:cs="Courier New"/>
      <w:color w:val="BC7A00"/>
      <w:sz w:val="20"/>
    </w:rPr>
  </w:style>
  <w:style w:type="character" w:customStyle="1" w:styleId="AttributeTok">
    <w:name w:val="AttributeTok"/>
    <w:basedOn w:val="VerbatimChar"/>
    <w:rPr>
      <w:rFonts w:ascii="Courier New" w:hAnsi="Courier New" w:cs="Courier New"/>
      <w:color w:val="7D9029"/>
      <w:sz w:val="20"/>
    </w:rPr>
  </w:style>
  <w:style w:type="character" w:customStyle="1" w:styleId="RegionMarkerTok">
    <w:name w:val="RegionMarkerTok"/>
    <w:basedOn w:val="VerbatimChar"/>
    <w:rPr>
      <w:rFonts w:ascii="Courier New" w:hAnsi="Courier New" w:cs="Courier New"/>
      <w:sz w:val="20"/>
    </w:rPr>
  </w:style>
  <w:style w:type="character" w:customStyle="1" w:styleId="InformationTok">
    <w:name w:val="InformationTok"/>
    <w:basedOn w:val="VerbatimChar"/>
    <w:rPr>
      <w:rFonts w:ascii="Courier New" w:hAnsi="Courier New" w:cs="Courier New"/>
      <w:b/>
      <w:i/>
      <w:color w:val="60A0B0"/>
      <w:sz w:val="20"/>
    </w:rPr>
  </w:style>
  <w:style w:type="character" w:customStyle="1" w:styleId="WarningTok">
    <w:name w:val="WarningTok"/>
    <w:basedOn w:val="VerbatimChar"/>
    <w:rPr>
      <w:rFonts w:ascii="Courier New" w:hAnsi="Courier New" w:cs="Courier New"/>
      <w:b/>
      <w:i/>
      <w:color w:val="60A0B0"/>
      <w:sz w:val="20"/>
    </w:rPr>
  </w:style>
  <w:style w:type="character" w:customStyle="1" w:styleId="AlertTok">
    <w:name w:val="AlertTok"/>
    <w:basedOn w:val="VerbatimChar"/>
    <w:rPr>
      <w:rFonts w:ascii="Courier New" w:hAnsi="Courier New" w:cs="Courier New"/>
      <w:b/>
      <w:color w:val="FF0000"/>
      <w:sz w:val="20"/>
    </w:rPr>
  </w:style>
  <w:style w:type="character" w:customStyle="1" w:styleId="ErrorTok">
    <w:name w:val="ErrorTok"/>
    <w:basedOn w:val="VerbatimChar"/>
    <w:rPr>
      <w:rFonts w:ascii="Courier New" w:hAnsi="Courier New" w:cs="Courier New"/>
      <w:b/>
      <w:color w:val="FF0000"/>
      <w:sz w:val="20"/>
    </w:rPr>
  </w:style>
  <w:style w:type="character" w:customStyle="1" w:styleId="NormalTok">
    <w:name w:val="NormalTok"/>
    <w:basedOn w:val="VerbatimChar"/>
    <w:rPr>
      <w:rFonts w:ascii="Courier New" w:hAnsi="Courier New" w:cs="Courier New"/>
      <w:sz w:val="20"/>
    </w:rPr>
  </w:style>
  <w:style w:type="paragraph" w:styleId="Revision">
    <w:name w:val="Revision"/>
    <w:hidden/>
    <w:rsid w:val="00CF4D55"/>
    <w:pPr>
      <w:spacing w:after="0" w:line="240" w:lineRule="auto"/>
    </w:pPr>
  </w:style>
  <w:style w:type="character" w:styleId="CommentReference">
    <w:name w:val="annotation reference"/>
    <w:basedOn w:val="DefaultParagraphFont"/>
    <w:rsid w:val="00F408BF"/>
    <w:rPr>
      <w:sz w:val="16"/>
      <w:szCs w:val="16"/>
    </w:rPr>
  </w:style>
  <w:style w:type="paragraph" w:styleId="CommentText">
    <w:name w:val="annotation text"/>
    <w:basedOn w:val="Normal"/>
    <w:link w:val="CommentTextChar"/>
    <w:rsid w:val="00F408BF"/>
    <w:pPr>
      <w:spacing w:line="240" w:lineRule="auto"/>
    </w:pPr>
    <w:rPr>
      <w:sz w:val="20"/>
      <w:szCs w:val="20"/>
    </w:rPr>
  </w:style>
  <w:style w:type="character" w:customStyle="1" w:styleId="CommentTextChar">
    <w:name w:val="Comment Text Char"/>
    <w:basedOn w:val="DefaultParagraphFont"/>
    <w:link w:val="CommentText"/>
    <w:rsid w:val="00F408BF"/>
    <w:rPr>
      <w:sz w:val="20"/>
      <w:szCs w:val="20"/>
    </w:rPr>
  </w:style>
  <w:style w:type="paragraph" w:styleId="CommentSubject">
    <w:name w:val="annotation subject"/>
    <w:basedOn w:val="CommentText"/>
    <w:next w:val="CommentText"/>
    <w:link w:val="CommentSubjectChar"/>
    <w:rsid w:val="00F408BF"/>
    <w:rPr>
      <w:b/>
      <w:bCs/>
    </w:rPr>
  </w:style>
  <w:style w:type="character" w:customStyle="1" w:styleId="CommentSubjectChar">
    <w:name w:val="Comment Subject Char"/>
    <w:basedOn w:val="CommentTextChar"/>
    <w:link w:val="CommentSubject"/>
    <w:rsid w:val="00F408BF"/>
    <w:rPr>
      <w:b/>
      <w:bCs/>
      <w:sz w:val="20"/>
      <w:szCs w:val="20"/>
    </w:rPr>
  </w:style>
  <w:style w:type="character" w:styleId="FollowedHyperlink">
    <w:name w:val="FollowedHyperlink"/>
    <w:basedOn w:val="DefaultParagraphFont"/>
    <w:rsid w:val="007D7D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978-3-662-03664-8" TargetMode="External"/><Relationship Id="rId18" Type="http://schemas.openxmlformats.org/officeDocument/2006/relationships/hyperlink" Target="https://doi.org/10.15146/R3FH61" TargetMode="External"/><Relationship Id="rId26" Type="http://schemas.openxmlformats.org/officeDocument/2006/relationships/hyperlink" Target="https://doi.org/10.1002/aps3.11388" TargetMode="External"/><Relationship Id="rId21" Type="http://schemas.openxmlformats.org/officeDocument/2006/relationships/hyperlink" Target="https://doi.org/10.1890/10-0724.1" TargetMode="External"/><Relationship Id="rId34" Type="http://schemas.openxmlformats.org/officeDocument/2006/relationships/hyperlink" Target="https://doi.org/10.5281/zenodo.20782718" TargetMode="External"/><Relationship Id="rId7" Type="http://schemas.microsoft.com/office/2011/relationships/commentsExtended" Target="commentsExtended.xml"/><Relationship Id="rId12" Type="http://schemas.openxmlformats.org/officeDocument/2006/relationships/hyperlink" Target="https://doi.org/10.1126/science.1190772" TargetMode="External"/><Relationship Id="rId17" Type="http://schemas.openxmlformats.org/officeDocument/2006/relationships/hyperlink" Target="https://doi.org/10.15146/5xcp-0d46" TargetMode="External"/><Relationship Id="rId25" Type="http://schemas.openxmlformats.org/officeDocument/2006/relationships/hyperlink" Target="https://doi.org/10.5479/si.26809612" TargetMode="External"/><Relationship Id="rId33" Type="http://schemas.openxmlformats.org/officeDocument/2006/relationships/hyperlink" Target="https://doi.org/10.1111/gcb.14833" TargetMode="External"/><Relationship Id="rId2" Type="http://schemas.openxmlformats.org/officeDocument/2006/relationships/styles" Target="styles.xml"/><Relationship Id="rId16" Type="http://schemas.openxmlformats.org/officeDocument/2006/relationships/hyperlink" Target="https://doi.org/10.1186/s40663-017-0103-1" TargetMode="External"/><Relationship Id="rId20" Type="http://schemas.openxmlformats.org/officeDocument/2006/relationships/hyperlink" Target="https://doi.org/10.1016/j.biocon.2020.108907" TargetMode="External"/><Relationship Id="rId29" Type="http://schemas.openxmlformats.org/officeDocument/2006/relationships/hyperlink" Target="https://doi.org/10.1111/nph.17995" TargetMode="Externa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doi.org/10.1046/j.1365-2745.2003.00757.x" TargetMode="External"/><Relationship Id="rId24" Type="http://schemas.openxmlformats.org/officeDocument/2006/relationships/hyperlink" Target="https://doi.org/10.1126/science.283.5401.554" TargetMode="External"/><Relationship Id="rId32" Type="http://schemas.openxmlformats.org/officeDocument/2006/relationships/hyperlink" Target="https://doi.org/10.1126/science.aaz4797" TargetMode="External"/><Relationship Id="rId37" Type="http://schemas.openxmlformats.org/officeDocument/2006/relationships/theme" Target="theme/theme1.xml"/><Relationship Id="rId5" Type="http://schemas.openxmlformats.org/officeDocument/2006/relationships/hyperlink" Target="https://github.com/jamedina09/BCI50ha_StemReconstruction_Rtables" TargetMode="External"/><Relationship Id="rId15" Type="http://schemas.openxmlformats.org/officeDocument/2006/relationships/hyperlink" Target="https://doi.org/10.1016/j.foreco.2013.09.011" TargetMode="External"/><Relationship Id="rId23" Type="http://schemas.openxmlformats.org/officeDocument/2006/relationships/hyperlink" Target="https://doi.org/10.1098/rstb.1990.0198" TargetMode="External"/><Relationship Id="rId28" Type="http://schemas.openxmlformats.org/officeDocument/2006/relationships/hyperlink" Target="https://doi.org/10.60635/C3992K" TargetMode="External"/><Relationship Id="rId36" Type="http://schemas.microsoft.com/office/2011/relationships/people" Target="people.xml"/><Relationship Id="rId10" Type="http://schemas.openxmlformats.org/officeDocument/2006/relationships/hyperlink" Target="https://doi.org/10.1111/gcb.12712" TargetMode="External"/><Relationship Id="rId19" Type="http://schemas.openxmlformats.org/officeDocument/2006/relationships/hyperlink" Target="https://doi.org/10.1111/2041-210X.12187" TargetMode="External"/><Relationship Id="rId31" Type="http://schemas.openxmlformats.org/officeDocument/2006/relationships/hyperlink" Target="https://doi.org/10.1111/ele.12974"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doi.org/10.1371/journal.pone.0049826" TargetMode="External"/><Relationship Id="rId22" Type="http://schemas.openxmlformats.org/officeDocument/2006/relationships/hyperlink" Target="https://doi.org/10.1046/j.0022-0477.2001.00615.x" TargetMode="External"/><Relationship Id="rId27" Type="http://schemas.openxmlformats.org/officeDocument/2006/relationships/hyperlink" Target="https://doi.org/10.5479/si.26048527" TargetMode="External"/><Relationship Id="rId30" Type="http://schemas.openxmlformats.org/officeDocument/2006/relationships/hyperlink" Target="https://doi.org/10.5479/si.26882404" TargetMode="External"/><Relationship Id="rId35" Type="http://schemas.openxmlformats.org/officeDocument/2006/relationships/fontTable" Target="fontTable.xml"/><Relationship Id="rId8" Type="http://schemas.microsoft.com/office/2016/09/relationships/commentsIds" Target="commentsIds.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9162</Words>
  <Characters>52225</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Medina-Vega, Jose A.</dc:creator>
  <cp:keywords/>
  <cp:lastModifiedBy>Medina-Vega, Jose A.</cp:lastModifiedBy>
  <cp:revision>74</cp:revision>
  <dcterms:created xsi:type="dcterms:W3CDTF">2026-10-28T17:56:00Z</dcterms:created>
  <dcterms:modified xsi:type="dcterms:W3CDTF">2026-10-28T21:54:00Z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id="j2WYCzdC"/&gt;&lt;style id="http://www.zotero.org/styles/ecology-letters" hasBibliography="1" bibliographyStyleHasBeenSet="0"/&gt;&lt;prefs&gt;&lt;pref name="fieldType" value="Field"/&gt;&lt;pref name="automaticJournalA</vt:lpwstr>
  </property>
  <property fmtid="{D5CDD505-2E9C-101B-9397-08002B2CF9AE}" pid="3" name="ZOTERO_PREF_2">
    <vt:lpwstr>bbreviations" value="true"/&gt;&lt;/prefs&gt;&lt;/data&gt;</vt:lpwstr>
  </property>
</Properties>
</file>